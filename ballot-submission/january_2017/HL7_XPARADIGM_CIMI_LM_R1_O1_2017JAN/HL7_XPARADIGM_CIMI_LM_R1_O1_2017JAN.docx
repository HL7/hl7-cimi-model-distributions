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600C510" w14:textId="77777777" w:rsidR="00342148" w:rsidRPr="00342148" w:rsidRDefault="00342148" w:rsidP="00342148">
      <w:pPr>
        <w:pStyle w:val="DocumentName"/>
        <w:tabs>
          <w:tab w:val="right" w:pos="8640"/>
        </w:tabs>
        <w:rPr>
          <w:rFonts w:cs="Times New Roman"/>
          <w:lang w:val="en-US"/>
        </w:rPr>
      </w:pPr>
      <w:r w:rsidRPr="00342148">
        <w:rPr>
          <w:rFonts w:cs="Times New Roman"/>
          <w:lang w:val="en-US"/>
        </w:rPr>
        <w:t>HL7_XPARADIGM_CIMI_LM_R1_O1_2017JAN</w:t>
      </w:r>
    </w:p>
    <w:p w14:paraId="6EB0DE07" w14:textId="77777777" w:rsidR="00F41DEB" w:rsidRPr="00F41DEB" w:rsidRDefault="00F41DEB" w:rsidP="00F41DEB">
      <w:pPr>
        <w:pStyle w:val="DocumentName"/>
        <w:tabs>
          <w:tab w:val="right" w:pos="8640"/>
        </w:tabs>
        <w:jc w:val="left"/>
        <w:rPr>
          <w:rFonts w:ascii="Times New Roman" w:hAnsi="Times New Roman" w:cs="Times New Roman"/>
          <w:lang w:val="en-US"/>
        </w:rPr>
      </w:pPr>
    </w:p>
    <w:p w14:paraId="1DA1A0E9" w14:textId="18E94ECD" w:rsidR="00F41DEB" w:rsidRPr="00F41DEB" w:rsidRDefault="00F41DEB" w:rsidP="00F41DEB">
      <w:pPr>
        <w:pStyle w:val="DocumentName"/>
        <w:tabs>
          <w:tab w:val="right" w:pos="8640"/>
        </w:tabs>
        <w:jc w:val="left"/>
        <w:rPr>
          <w:rFonts w:ascii="Times New Roman" w:hAnsi="Times New Roman" w:cs="Times New Roman"/>
          <w:lang w:val="en-US"/>
        </w:rPr>
      </w:pPr>
      <w:r w:rsidRPr="00F41DEB">
        <w:rPr>
          <w:rFonts w:ascii="Times New Roman" w:hAnsi="Times New Roman" w:cs="Times New Roman"/>
          <w:noProof/>
          <w:lang w:val="en-US"/>
        </w:rPr>
        <w:drawing>
          <wp:inline distT="0" distB="0" distL="0" distR="0" wp14:anchorId="213D27B7" wp14:editId="4229524D">
            <wp:extent cx="1371600" cy="1414145"/>
            <wp:effectExtent l="0" t="0" r="0" b="8255"/>
            <wp:docPr id="94"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L7-International-Logo_2_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414145"/>
                    </a:xfrm>
                    <a:prstGeom prst="rect">
                      <a:avLst/>
                    </a:prstGeom>
                    <a:noFill/>
                    <a:ln>
                      <a:noFill/>
                    </a:ln>
                  </pic:spPr>
                </pic:pic>
              </a:graphicData>
            </a:graphic>
          </wp:inline>
        </w:drawing>
      </w:r>
    </w:p>
    <w:p w14:paraId="5CA6D68C" w14:textId="77777777" w:rsidR="00F41DEB" w:rsidRPr="00F41DEB" w:rsidRDefault="00F41DEB" w:rsidP="00F41DEB">
      <w:pPr>
        <w:jc w:val="center"/>
        <w:rPr>
          <w:rFonts w:ascii="Times New Roman" w:hAnsi="Times New Roman" w:cs="Times New Roman"/>
        </w:rPr>
      </w:pPr>
    </w:p>
    <w:p w14:paraId="2CA6B247" w14:textId="77777777" w:rsidR="00342148" w:rsidRPr="00342148" w:rsidRDefault="00342148" w:rsidP="00342148">
      <w:pPr>
        <w:jc w:val="right"/>
        <w:rPr>
          <w:rFonts w:ascii="Arial" w:hAnsi="Arial" w:cs="Arial"/>
          <w:b/>
          <w:sz w:val="36"/>
          <w:szCs w:val="36"/>
          <w:u w:val="single"/>
        </w:rPr>
      </w:pPr>
      <w:r w:rsidRPr="00342148">
        <w:rPr>
          <w:rFonts w:ascii="Arial" w:hAnsi="Arial" w:cs="Arial"/>
          <w:b/>
          <w:sz w:val="36"/>
          <w:szCs w:val="36"/>
          <w:u w:val="single"/>
        </w:rPr>
        <w:t>CIMI Logical Models, Release 1 (PI ID: 1253)</w:t>
      </w:r>
    </w:p>
    <w:p w14:paraId="10E88E93" w14:textId="77777777" w:rsidR="00F41DEB" w:rsidRPr="00F41DEB" w:rsidRDefault="00F41DEB" w:rsidP="00F41DEB">
      <w:pPr>
        <w:jc w:val="right"/>
        <w:rPr>
          <w:rFonts w:ascii="Times New Roman" w:hAnsi="Times New Roman" w:cs="Times New Roman"/>
          <w:sz w:val="36"/>
          <w:szCs w:val="36"/>
        </w:rPr>
      </w:pPr>
      <w:r w:rsidRPr="00F41DEB">
        <w:rPr>
          <w:rFonts w:ascii="Times New Roman" w:hAnsi="Times New Roman" w:cs="Times New Roman"/>
          <w:sz w:val="36"/>
          <w:szCs w:val="36"/>
        </w:rPr>
        <w:t>January 2017</w:t>
      </w:r>
    </w:p>
    <w:p w14:paraId="44B24C4F" w14:textId="77777777" w:rsidR="00F41DEB" w:rsidRPr="00F41DEB" w:rsidRDefault="00F41DEB" w:rsidP="00F41DEB">
      <w:pPr>
        <w:jc w:val="right"/>
        <w:rPr>
          <w:rFonts w:ascii="Times New Roman" w:hAnsi="Times New Roman" w:cs="Times New Roman"/>
          <w:sz w:val="36"/>
          <w:szCs w:val="36"/>
        </w:rPr>
      </w:pPr>
    </w:p>
    <w:p w14:paraId="0726414E" w14:textId="210661F9" w:rsidR="00F41DEB" w:rsidRPr="00F41DEB" w:rsidRDefault="00F41DEB" w:rsidP="00F41DEB">
      <w:pPr>
        <w:jc w:val="right"/>
        <w:rPr>
          <w:rFonts w:ascii="Times New Roman" w:hAnsi="Times New Roman" w:cs="Times New Roman"/>
          <w:b/>
          <w:sz w:val="36"/>
          <w:szCs w:val="36"/>
        </w:rPr>
      </w:pPr>
      <w:r w:rsidRPr="00F41DEB">
        <w:rPr>
          <w:rFonts w:ascii="Times New Roman" w:hAnsi="Times New Roman" w:cs="Times New Roman"/>
          <w:b/>
          <w:sz w:val="36"/>
          <w:szCs w:val="36"/>
        </w:rPr>
        <w:t xml:space="preserve">HL7 </w:t>
      </w:r>
      <w:r w:rsidR="00A16B71">
        <w:rPr>
          <w:rFonts w:ascii="Times New Roman" w:hAnsi="Times New Roman" w:cs="Times New Roman"/>
          <w:b/>
          <w:sz w:val="36"/>
          <w:szCs w:val="36"/>
        </w:rPr>
        <w:t>For Comment</w:t>
      </w:r>
      <w:r w:rsidRPr="00F41DEB">
        <w:rPr>
          <w:rFonts w:ascii="Times New Roman" w:hAnsi="Times New Roman" w:cs="Times New Roman"/>
          <w:b/>
          <w:sz w:val="36"/>
          <w:szCs w:val="36"/>
        </w:rPr>
        <w:t xml:space="preserve"> Ballot</w:t>
      </w:r>
    </w:p>
    <w:p w14:paraId="61A3EF34" w14:textId="77777777" w:rsidR="00F41DEB" w:rsidRPr="00F41DEB" w:rsidRDefault="00F41DEB" w:rsidP="00F41DEB">
      <w:pPr>
        <w:rPr>
          <w:rFonts w:ascii="Times New Roman" w:hAnsi="Times New Roman" w:cs="Times New Roman"/>
        </w:rPr>
      </w:pPr>
    </w:p>
    <w:p w14:paraId="691C7BA0" w14:textId="68D50A1D" w:rsidR="00F41DEB" w:rsidRPr="00F41DEB" w:rsidRDefault="00F41DEB" w:rsidP="00F41DEB">
      <w:pPr>
        <w:jc w:val="right"/>
        <w:rPr>
          <w:rFonts w:ascii="Times New Roman" w:hAnsi="Times New Roman" w:cs="Times New Roman"/>
          <w:b/>
        </w:rPr>
      </w:pPr>
      <w:r w:rsidRPr="00F41DEB">
        <w:rPr>
          <w:rFonts w:ascii="Times New Roman" w:hAnsi="Times New Roman" w:cs="Times New Roman"/>
          <w:b/>
        </w:rPr>
        <w:t>Sponsored by:</w:t>
      </w:r>
      <w:r w:rsidRPr="00F41DEB">
        <w:rPr>
          <w:rFonts w:ascii="Times New Roman" w:hAnsi="Times New Roman" w:cs="Times New Roman"/>
          <w:b/>
        </w:rPr>
        <w:br/>
      </w:r>
      <w:r w:rsidR="00AB666C">
        <w:rPr>
          <w:rFonts w:ascii="Times New Roman" w:hAnsi="Times New Roman" w:cs="Times New Roman"/>
          <w:b/>
        </w:rPr>
        <w:t xml:space="preserve">HL7 </w:t>
      </w:r>
      <w:r w:rsidR="00965527">
        <w:rPr>
          <w:rFonts w:ascii="Times New Roman" w:hAnsi="Times New Roman" w:cs="Times New Roman"/>
          <w:b/>
        </w:rPr>
        <w:t>CIMI Work Group</w:t>
      </w:r>
    </w:p>
    <w:p w14:paraId="04BF8BE2" w14:textId="4FF1FAF6" w:rsidR="00F41DEB"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Clinical Decision Support Work Group</w:t>
      </w:r>
    </w:p>
    <w:p w14:paraId="056C3E1F" w14:textId="113595F2" w:rsidR="00965527"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Clinical Quality Information Work Group</w:t>
      </w:r>
    </w:p>
    <w:p w14:paraId="1E72C641" w14:textId="4FC631F1" w:rsidR="00965527" w:rsidRPr="00F41DEB" w:rsidRDefault="00AB666C" w:rsidP="00965527">
      <w:pPr>
        <w:spacing w:after="0" w:line="240" w:lineRule="auto"/>
        <w:jc w:val="right"/>
        <w:rPr>
          <w:rFonts w:ascii="Times New Roman" w:hAnsi="Times New Roman" w:cs="Times New Roman"/>
          <w:b/>
        </w:rPr>
      </w:pPr>
      <w:r>
        <w:rPr>
          <w:rFonts w:ascii="Times New Roman" w:hAnsi="Times New Roman" w:cs="Times New Roman"/>
          <w:b/>
        </w:rPr>
        <w:t xml:space="preserve">HL7 </w:t>
      </w:r>
      <w:r w:rsidR="00965527">
        <w:rPr>
          <w:rFonts w:ascii="Times New Roman" w:hAnsi="Times New Roman" w:cs="Times New Roman"/>
          <w:b/>
        </w:rPr>
        <w:t>Patient Care Work Group</w:t>
      </w:r>
    </w:p>
    <w:p w14:paraId="7076F3C5" w14:textId="77777777" w:rsidR="00965527" w:rsidRPr="00F41DEB" w:rsidRDefault="00965527" w:rsidP="00F41DEB">
      <w:pPr>
        <w:jc w:val="right"/>
        <w:rPr>
          <w:rFonts w:ascii="Times New Roman" w:hAnsi="Times New Roman" w:cs="Times New Roman"/>
          <w:b/>
        </w:rPr>
      </w:pPr>
    </w:p>
    <w:p w14:paraId="51E7D4BF" w14:textId="77777777" w:rsidR="00F41DEB" w:rsidRDefault="00F41DEB" w:rsidP="00F41DEB">
      <w:pPr>
        <w:pStyle w:val="BodyText"/>
        <w:rPr>
          <w:sz w:val="20"/>
          <w:szCs w:val="20"/>
        </w:rPr>
      </w:pPr>
    </w:p>
    <w:p w14:paraId="4980DD12" w14:textId="77777777" w:rsidR="00F41DEB" w:rsidRDefault="00F41DEB" w:rsidP="00F41DEB">
      <w:pPr>
        <w:pStyle w:val="BodyText"/>
        <w:rPr>
          <w:sz w:val="20"/>
          <w:szCs w:val="20"/>
        </w:rPr>
      </w:pPr>
    </w:p>
    <w:p w14:paraId="7DFBF815" w14:textId="77777777" w:rsidR="00F41DEB" w:rsidRDefault="00F41DEB" w:rsidP="00F41DEB">
      <w:pPr>
        <w:pStyle w:val="BodyText"/>
        <w:rPr>
          <w:sz w:val="20"/>
          <w:szCs w:val="20"/>
        </w:rPr>
      </w:pPr>
    </w:p>
    <w:p w14:paraId="4FCED69B" w14:textId="77777777" w:rsidR="00F41DEB" w:rsidRPr="00F41DEB" w:rsidRDefault="00F41DEB" w:rsidP="00F41DEB">
      <w:pPr>
        <w:pStyle w:val="BodyText"/>
        <w:rPr>
          <w:sz w:val="20"/>
          <w:szCs w:val="20"/>
        </w:rPr>
      </w:pPr>
    </w:p>
    <w:p w14:paraId="45D98684" w14:textId="77777777" w:rsidR="00F41DEB" w:rsidRPr="00F41DEB" w:rsidRDefault="00F41DEB" w:rsidP="00F41DEB">
      <w:pPr>
        <w:pStyle w:val="BodyText"/>
        <w:jc w:val="right"/>
        <w:rPr>
          <w:sz w:val="20"/>
          <w:szCs w:val="20"/>
        </w:rPr>
      </w:pPr>
    </w:p>
    <w:p w14:paraId="450A5BB5" w14:textId="77777777" w:rsidR="00F41DEB" w:rsidRPr="00F41DEB" w:rsidRDefault="00F41DEB" w:rsidP="00F41DEB">
      <w:pPr>
        <w:pStyle w:val="BodyText"/>
        <w:jc w:val="right"/>
        <w:rPr>
          <w:sz w:val="20"/>
          <w:szCs w:val="20"/>
        </w:rPr>
      </w:pPr>
    </w:p>
    <w:p w14:paraId="396CFBDB" w14:textId="77777777" w:rsidR="00F41DEB" w:rsidRPr="00F41DEB" w:rsidRDefault="00F41DEB" w:rsidP="00F41DEB">
      <w:pPr>
        <w:pStyle w:val="BodyText"/>
        <w:jc w:val="right"/>
        <w:rPr>
          <w:sz w:val="20"/>
          <w:szCs w:val="20"/>
        </w:rPr>
      </w:pPr>
    </w:p>
    <w:p w14:paraId="126E32CF" w14:textId="77777777" w:rsidR="00F41DEB" w:rsidRDefault="00F41DEB" w:rsidP="00F41DEB">
      <w:pPr>
        <w:pStyle w:val="BodyText"/>
        <w:rPr>
          <w:sz w:val="20"/>
          <w:szCs w:val="20"/>
        </w:rPr>
      </w:pPr>
    </w:p>
    <w:p w14:paraId="289FE41A" w14:textId="77777777" w:rsidR="00F41DEB" w:rsidRDefault="00F41DEB" w:rsidP="00F41DEB">
      <w:pPr>
        <w:pStyle w:val="BodyText"/>
        <w:jc w:val="right"/>
        <w:rPr>
          <w:sz w:val="20"/>
          <w:szCs w:val="20"/>
        </w:rPr>
      </w:pPr>
    </w:p>
    <w:p w14:paraId="18FE7611" w14:textId="77777777" w:rsidR="00F41DEB" w:rsidRPr="00F41DEB" w:rsidRDefault="00F41DEB" w:rsidP="00F41DEB">
      <w:pPr>
        <w:tabs>
          <w:tab w:val="left" w:pos="3987"/>
        </w:tabs>
        <w:spacing w:after="100"/>
        <w:rPr>
          <w:rFonts w:ascii="Times New Roman" w:hAnsi="Times New Roman" w:cs="Times New Roman"/>
          <w:b/>
          <w:sz w:val="18"/>
          <w:szCs w:val="18"/>
        </w:rPr>
      </w:pPr>
      <w:proofErr w:type="gramStart"/>
      <w:r w:rsidRPr="00F41DEB">
        <w:rPr>
          <w:rFonts w:ascii="Times New Roman" w:hAnsi="Times New Roman" w:cs="Times New Roman"/>
          <w:sz w:val="18"/>
          <w:szCs w:val="18"/>
        </w:rPr>
        <w:t>Copyright © 2016-2017 Health Level Seven International ® ALL RIGHTS RESERVED.</w:t>
      </w:r>
      <w:proofErr w:type="gramEnd"/>
      <w:r w:rsidRPr="00F41DEB">
        <w:rPr>
          <w:rFonts w:ascii="Times New Roman" w:hAnsi="Times New Roman" w:cs="Times New Roman"/>
          <w:sz w:val="18"/>
          <w:szCs w:val="18"/>
        </w:rPr>
        <w:t xml:space="preserve"> The reproduction of this material in any form is strictly forbidden without the written permission of the publisher.  HL7 and Health Level Seven are registered trademarks of Health Level Seven International. </w:t>
      </w:r>
      <w:proofErr w:type="gramStart"/>
      <w:r w:rsidRPr="00F41DEB">
        <w:rPr>
          <w:rFonts w:ascii="Times New Roman" w:hAnsi="Times New Roman" w:cs="Times New Roman"/>
          <w:sz w:val="18"/>
          <w:szCs w:val="18"/>
        </w:rPr>
        <w:t>Reg. U.S. Pat &amp; TM Off</w:t>
      </w:r>
      <w:r w:rsidRPr="00F41DEB">
        <w:rPr>
          <w:rFonts w:ascii="Times New Roman" w:hAnsi="Times New Roman" w:cs="Times New Roman"/>
          <w:b/>
          <w:sz w:val="18"/>
          <w:szCs w:val="18"/>
        </w:rPr>
        <w:t>.</w:t>
      </w:r>
      <w:proofErr w:type="gramEnd"/>
    </w:p>
    <w:p w14:paraId="39A4C4D5" w14:textId="4D0BDCDD" w:rsidR="00F41DEB" w:rsidRPr="00F41DEB" w:rsidRDefault="00F41DEB" w:rsidP="00F41DEB">
      <w:pPr>
        <w:spacing w:after="100"/>
        <w:rPr>
          <w:rFonts w:ascii="Times New Roman" w:hAnsi="Times New Roman" w:cs="Times New Roman"/>
          <w:sz w:val="18"/>
          <w:szCs w:val="18"/>
        </w:rPr>
      </w:pPr>
      <w:proofErr w:type="gramStart"/>
      <w:r w:rsidRPr="00F41DEB">
        <w:rPr>
          <w:rFonts w:ascii="Times New Roman" w:hAnsi="Times New Roman" w:cs="Times New Roman"/>
          <w:sz w:val="18"/>
          <w:szCs w:val="18"/>
        </w:rPr>
        <w:t xml:space="preserve">Use of this material is governed by HL7's </w:t>
      </w:r>
      <w:hyperlink r:id="rId9" w:history="1">
        <w:r w:rsidRPr="00F41DEB">
          <w:rPr>
            <w:rStyle w:val="Hyperlink"/>
            <w:rFonts w:ascii="Times New Roman" w:hAnsi="Times New Roman"/>
            <w:b/>
            <w:sz w:val="18"/>
            <w:szCs w:val="18"/>
          </w:rPr>
          <w:t>IP Compliance Policy</w:t>
        </w:r>
        <w:proofErr w:type="gramEnd"/>
      </w:hyperlink>
      <w:r w:rsidRPr="00F41DEB">
        <w:rPr>
          <w:rFonts w:ascii="Times New Roman" w:hAnsi="Times New Roman" w:cs="Times New Roman"/>
          <w:sz w:val="18"/>
          <w:szCs w:val="18"/>
        </w:rPr>
        <w:t>.</w:t>
      </w:r>
      <w:r w:rsidRPr="000367E4">
        <w:br w:type="page"/>
      </w:r>
      <w:r>
        <w:rPr>
          <w:b/>
          <w:bCs/>
        </w:rPr>
        <w:lastRenderedPageBreak/>
        <w:t>I</w:t>
      </w:r>
      <w:r w:rsidRPr="0019015F">
        <w:rPr>
          <w:b/>
          <w:bCs/>
          <w:sz w:val="18"/>
          <w:szCs w:val="18"/>
        </w:rPr>
        <w:t xml:space="preserve">MPORTANT NOTES: </w:t>
      </w:r>
    </w:p>
    <w:p w14:paraId="011FF507" w14:textId="77777777" w:rsidR="00F41DEB" w:rsidRPr="0019015F" w:rsidRDefault="00F41DEB" w:rsidP="00F41DEB">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4207B242" w14:textId="77777777" w:rsidR="00F41DEB" w:rsidRPr="0019015F" w:rsidRDefault="00F41DEB" w:rsidP="00F41DEB">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3C4E67F8" w14:textId="77777777" w:rsidR="00F41DEB" w:rsidRPr="0019015F" w:rsidRDefault="00F41DEB" w:rsidP="00F41DEB">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26F759CE" w14:textId="77777777" w:rsidR="00F41DEB" w:rsidRPr="0019015F" w:rsidRDefault="00F41DEB" w:rsidP="00F41DEB">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A3CFCF6" w14:textId="77777777" w:rsidR="00F41DEB" w:rsidRPr="0019015F" w:rsidRDefault="00F41DEB" w:rsidP="00F41DEB">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10C1745D" w14:textId="77777777" w:rsidR="00F41DEB" w:rsidRPr="0019015F" w:rsidRDefault="00F41DEB" w:rsidP="00F41DEB">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6899C529" w14:textId="77777777" w:rsidR="00F41DEB" w:rsidRPr="0019015F" w:rsidRDefault="00F41DEB" w:rsidP="00F41DEB">
      <w:pPr>
        <w:pStyle w:val="Default"/>
        <w:rPr>
          <w:sz w:val="18"/>
          <w:szCs w:val="18"/>
        </w:rPr>
      </w:pPr>
      <w:r w:rsidRPr="0019015F">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68F7E28A" w14:textId="5B24DAFB" w:rsidR="00F41DEB" w:rsidRPr="0019015F" w:rsidRDefault="00F41DEB" w:rsidP="00B22B30">
      <w:pPr>
        <w:spacing w:after="120"/>
        <w:rPr>
          <w:rFonts w:ascii="Arial" w:hAnsi="Arial" w:cs="Arial"/>
          <w:sz w:val="18"/>
          <w:szCs w:val="18"/>
        </w:rPr>
      </w:pPr>
      <w:r w:rsidRPr="0019015F">
        <w:rPr>
          <w:rFonts w:ascii="Arial" w:hAnsi="Arial" w:cs="Arial"/>
          <w:sz w:val="18"/>
          <w:szCs w:val="18"/>
        </w:rPr>
        <w:t>Please see http://www.HL7.org/legal/ippolicy.cfm for the full license terms governing the Material.</w:t>
      </w:r>
    </w:p>
    <w:p w14:paraId="7D5742EF" w14:textId="2FF1C113" w:rsidR="00F41DEB" w:rsidRPr="00F41DEB" w:rsidRDefault="00F41DEB" w:rsidP="00B22B30">
      <w:pPr>
        <w:spacing w:after="120"/>
        <w:rPr>
          <w:rStyle w:val="Strong"/>
          <w:rFonts w:ascii="Arial" w:hAnsi="Arial" w:cs="Arial"/>
          <w:b w:val="0"/>
          <w:sz w:val="18"/>
          <w:szCs w:val="18"/>
        </w:rPr>
      </w:pPr>
      <w:r w:rsidRPr="0019015F">
        <w:rPr>
          <w:rStyle w:val="Strong"/>
          <w:rFonts w:ascii="Arial" w:hAnsi="Arial" w:cs="Arial"/>
          <w:sz w:val="18"/>
          <w:szCs w:val="18"/>
        </w:rPr>
        <w:t>Ownership. Licensee agrees and acknowledges that HL7 owns all right, title, and interest, in and to the Materials. Licensee shall take no action contrary to, or inconsistent with, the foregoing.</w:t>
      </w:r>
    </w:p>
    <w:p w14:paraId="4B9439BE" w14:textId="6888D356" w:rsidR="00F41DEB" w:rsidRPr="00F41DEB" w:rsidRDefault="00F41DEB" w:rsidP="00B22B30">
      <w:pPr>
        <w:spacing w:after="120"/>
        <w:rPr>
          <w:rFonts w:ascii="Arial" w:hAnsi="Arial" w:cs="Arial"/>
          <w:b/>
          <w:sz w:val="18"/>
          <w:szCs w:val="18"/>
        </w:rPr>
      </w:pPr>
      <w:r w:rsidRPr="0019015F">
        <w:rPr>
          <w:rStyle w:val="Strong"/>
          <w:rFonts w:ascii="Arial" w:hAnsi="Arial" w:cs="Arial"/>
          <w:sz w:val="18"/>
          <w:szCs w:val="18"/>
        </w:rPr>
        <w:t xml:space="preserve">Licensee agrees and acknowledges that HL7 may not own all right, title, and interest, in and to the Materials and that the Materials </w:t>
      </w:r>
      <w:r w:rsidRPr="0019015F">
        <w:rPr>
          <w:rFonts w:ascii="Arial" w:hAnsi="Arial" w:cs="Arial"/>
          <w:b/>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1078004C" w14:textId="77777777" w:rsidR="00F41DEB" w:rsidRPr="0019015F" w:rsidRDefault="00F41DEB" w:rsidP="00F41DEB">
      <w:pPr>
        <w:rPr>
          <w:rFonts w:ascii="Arial" w:hAnsi="Arial" w:cs="Arial"/>
          <w:sz w:val="18"/>
          <w:szCs w:val="18"/>
        </w:rPr>
      </w:pPr>
      <w:r w:rsidRPr="0019015F">
        <w:rPr>
          <w:rFonts w:ascii="Arial" w:hAnsi="Arial" w:cs="Arial"/>
          <w:sz w:val="18"/>
          <w:szCs w:val="18"/>
        </w:rPr>
        <w:t>Following is a non-exhaustive list of third-party terminologies that may require a separate license:</w:t>
      </w:r>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F41DEB" w:rsidRPr="0019015F" w14:paraId="78B5666F" w14:textId="77777777" w:rsidTr="00B22B30">
        <w:trPr>
          <w:cantSplit/>
          <w:trHeight w:val="188"/>
          <w:tblHeader/>
        </w:trPr>
        <w:tc>
          <w:tcPr>
            <w:tcW w:w="3330" w:type="dxa"/>
          </w:tcPr>
          <w:p w14:paraId="46A8CAA4" w14:textId="030EC40C" w:rsidR="00F41DEB" w:rsidRPr="00F41DEB" w:rsidRDefault="00F41DEB" w:rsidP="00B22B30">
            <w:pPr>
              <w:spacing w:after="0" w:line="240" w:lineRule="auto"/>
              <w:rPr>
                <w:rFonts w:ascii="Bookman Old Style" w:hAnsi="Bookman Old Style" w:cs="Arial"/>
                <w:b/>
                <w:sz w:val="18"/>
                <w:szCs w:val="18"/>
              </w:rPr>
            </w:pPr>
            <w:r w:rsidRPr="0019015F">
              <w:rPr>
                <w:rFonts w:ascii="Bookman Old Style" w:hAnsi="Bookman Old Style" w:cs="Arial"/>
                <w:b/>
                <w:sz w:val="18"/>
                <w:szCs w:val="18"/>
              </w:rPr>
              <w:t>Terminology</w:t>
            </w:r>
          </w:p>
        </w:tc>
        <w:tc>
          <w:tcPr>
            <w:tcW w:w="5778" w:type="dxa"/>
          </w:tcPr>
          <w:p w14:paraId="0EFC1B71" w14:textId="77777777" w:rsidR="00F41DEB" w:rsidRPr="0019015F" w:rsidRDefault="00F41DEB" w:rsidP="00B22B30">
            <w:pPr>
              <w:spacing w:after="0" w:line="240" w:lineRule="auto"/>
              <w:rPr>
                <w:rFonts w:ascii="Bookman Old Style" w:hAnsi="Bookman Old Style" w:cs="Arial"/>
                <w:b/>
                <w:sz w:val="18"/>
                <w:szCs w:val="18"/>
              </w:rPr>
            </w:pPr>
            <w:r w:rsidRPr="0019015F">
              <w:rPr>
                <w:rFonts w:ascii="Bookman Old Style" w:hAnsi="Bookman Old Style" w:cs="Arial"/>
                <w:b/>
                <w:sz w:val="18"/>
                <w:szCs w:val="18"/>
              </w:rPr>
              <w:t>Owner/Contact</w:t>
            </w:r>
          </w:p>
        </w:tc>
      </w:tr>
      <w:tr w:rsidR="00F41DEB" w:rsidRPr="0019015F" w14:paraId="70964CF7" w14:textId="77777777" w:rsidTr="00F41DEB">
        <w:trPr>
          <w:cantSplit/>
        </w:trPr>
        <w:tc>
          <w:tcPr>
            <w:tcW w:w="3330" w:type="dxa"/>
          </w:tcPr>
          <w:p w14:paraId="490D9910" w14:textId="6420777C" w:rsidR="00F41DEB" w:rsidRPr="00F41DEB"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Current Procedures Terminology (CPT) code set</w:t>
            </w:r>
          </w:p>
        </w:tc>
        <w:tc>
          <w:tcPr>
            <w:tcW w:w="5778" w:type="dxa"/>
          </w:tcPr>
          <w:p w14:paraId="271F2334"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American Medical Association</w:t>
            </w:r>
            <w:r w:rsidRPr="0019015F">
              <w:rPr>
                <w:rFonts w:ascii="Bookman Old Style" w:hAnsi="Bookman Old Style" w:cs="Arial"/>
                <w:sz w:val="18"/>
                <w:szCs w:val="18"/>
              </w:rPr>
              <w:br/>
              <w:t>http://www.ama-assn.org/ama/pub/physician-resources/solutions-managing-your-practice/coding-billing-insurance/cpt/cpt-products-services/licensing.page?</w:t>
            </w:r>
          </w:p>
        </w:tc>
      </w:tr>
      <w:tr w:rsidR="00F41DEB" w:rsidRPr="0019015F" w14:paraId="5631462D" w14:textId="77777777" w:rsidTr="00F41DEB">
        <w:tc>
          <w:tcPr>
            <w:tcW w:w="3330" w:type="dxa"/>
          </w:tcPr>
          <w:p w14:paraId="5113A015"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SNOMED CT</w:t>
            </w:r>
          </w:p>
        </w:tc>
        <w:tc>
          <w:tcPr>
            <w:tcW w:w="5778" w:type="dxa"/>
          </w:tcPr>
          <w:p w14:paraId="78F1254F"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International Healthcare</w:t>
            </w:r>
            <w:r>
              <w:rPr>
                <w:rFonts w:ascii="Bookman Old Style" w:hAnsi="Bookman Old Style" w:cs="Arial"/>
                <w:sz w:val="18"/>
                <w:szCs w:val="18"/>
              </w:rPr>
              <w:t xml:space="preserve"> Terminology Standards Development</w:t>
            </w:r>
            <w:r w:rsidRPr="0019015F">
              <w:rPr>
                <w:rFonts w:ascii="Bookman Old Style" w:hAnsi="Bookman Old Style" w:cs="Arial"/>
                <w:sz w:val="18"/>
                <w:szCs w:val="18"/>
              </w:rPr>
              <w:t xml:space="preserve"> Organization (IHTSDO) </w:t>
            </w:r>
            <w:hyperlink r:id="rId10" w:history="1">
              <w:r w:rsidRPr="0019015F">
                <w:rPr>
                  <w:rStyle w:val="Hyperlink"/>
                  <w:rFonts w:cs="Arial"/>
                  <w:sz w:val="18"/>
                  <w:szCs w:val="18"/>
                </w:rPr>
                <w:t>http://www.ihtsdo.org/snomed-ct/get-snomed-ct</w:t>
              </w:r>
            </w:hyperlink>
            <w:r w:rsidRPr="0019015F">
              <w:rPr>
                <w:rFonts w:ascii="Bookman Old Style" w:hAnsi="Bookman Old Style" w:cs="Arial"/>
                <w:sz w:val="18"/>
                <w:szCs w:val="18"/>
              </w:rPr>
              <w:t xml:space="preserve"> or info@ihtsdo.org</w:t>
            </w:r>
          </w:p>
        </w:tc>
      </w:tr>
      <w:tr w:rsidR="00F41DEB" w:rsidRPr="0019015F" w14:paraId="50D9E673" w14:textId="77777777" w:rsidTr="00F41DEB">
        <w:tc>
          <w:tcPr>
            <w:tcW w:w="3330" w:type="dxa"/>
          </w:tcPr>
          <w:p w14:paraId="3B5E1D91"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Logical Observation Identifiers Names &amp; Codes (LOINC)</w:t>
            </w:r>
          </w:p>
        </w:tc>
        <w:tc>
          <w:tcPr>
            <w:tcW w:w="5778" w:type="dxa"/>
          </w:tcPr>
          <w:p w14:paraId="24A108C3"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Regenstrief Institute</w:t>
            </w:r>
          </w:p>
        </w:tc>
      </w:tr>
      <w:tr w:rsidR="00F41DEB" w:rsidRPr="0019015F" w14:paraId="01347A41" w14:textId="77777777" w:rsidTr="00F41DEB">
        <w:tc>
          <w:tcPr>
            <w:tcW w:w="3330" w:type="dxa"/>
          </w:tcPr>
          <w:p w14:paraId="526A99CD"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International Classification of Diseases (ICD) codes</w:t>
            </w:r>
          </w:p>
        </w:tc>
        <w:tc>
          <w:tcPr>
            <w:tcW w:w="5778" w:type="dxa"/>
          </w:tcPr>
          <w:p w14:paraId="5E9B2703" w14:textId="77777777" w:rsidR="00F41DEB" w:rsidRPr="0019015F" w:rsidRDefault="00F41DEB" w:rsidP="00B22B30">
            <w:pPr>
              <w:spacing w:after="0" w:line="240" w:lineRule="auto"/>
              <w:rPr>
                <w:rFonts w:ascii="Bookman Old Style" w:hAnsi="Bookman Old Style" w:cs="Arial"/>
                <w:sz w:val="18"/>
                <w:szCs w:val="18"/>
              </w:rPr>
            </w:pPr>
            <w:r w:rsidRPr="0019015F">
              <w:rPr>
                <w:rFonts w:ascii="Bookman Old Style" w:hAnsi="Bookman Old Style" w:cs="Arial"/>
                <w:sz w:val="18"/>
                <w:szCs w:val="18"/>
              </w:rPr>
              <w:t>World Health Organization (WHO)</w:t>
            </w:r>
          </w:p>
        </w:tc>
      </w:tr>
      <w:tr w:rsidR="00F41DEB" w:rsidRPr="00F323C1" w14:paraId="414D4500" w14:textId="77777777" w:rsidTr="00F41DEB">
        <w:tc>
          <w:tcPr>
            <w:tcW w:w="3330" w:type="dxa"/>
          </w:tcPr>
          <w:p w14:paraId="5542D31F" w14:textId="77777777" w:rsidR="00F41DEB" w:rsidRPr="00F323C1" w:rsidRDefault="00F41DEB" w:rsidP="00B22B30">
            <w:pPr>
              <w:spacing w:after="0" w:line="240" w:lineRule="auto"/>
              <w:rPr>
                <w:rFonts w:ascii="Bookman Old Style" w:hAnsi="Bookman Old Style" w:cs="Arial"/>
                <w:sz w:val="18"/>
                <w:szCs w:val="18"/>
              </w:rPr>
            </w:pPr>
            <w:r w:rsidRPr="00F323C1">
              <w:rPr>
                <w:rFonts w:ascii="Bookman Old Style" w:hAnsi="Bookman Old Style" w:cs="Arial"/>
                <w:iCs/>
                <w:sz w:val="18"/>
                <w:szCs w:val="18"/>
              </w:rPr>
              <w:t>NUCC Health Care Provider Taxonomy code set</w:t>
            </w:r>
          </w:p>
        </w:tc>
        <w:tc>
          <w:tcPr>
            <w:tcW w:w="5778" w:type="dxa"/>
          </w:tcPr>
          <w:p w14:paraId="7FAA3F59" w14:textId="77777777" w:rsidR="00F41DEB" w:rsidRPr="00F323C1" w:rsidRDefault="00F41DEB" w:rsidP="00B22B30">
            <w:pPr>
              <w:spacing w:after="0" w:line="240" w:lineRule="auto"/>
              <w:rPr>
                <w:rFonts w:ascii="Bookman Old Style" w:hAnsi="Bookman Old Style" w:cs="Arial"/>
                <w:sz w:val="18"/>
                <w:szCs w:val="18"/>
              </w:rPr>
            </w:pPr>
            <w:r w:rsidRPr="00F323C1">
              <w:rPr>
                <w:rFonts w:ascii="Bookman Old Style" w:hAnsi="Bookman Old Style" w:cs="Arial"/>
                <w:iCs/>
                <w:sz w:val="18"/>
                <w:szCs w:val="18"/>
              </w:rPr>
              <w:t>American Medical Association. Please see 222.nucc.org. AMA licensing contact: 312-464-5022 (AMA IP services)</w:t>
            </w:r>
          </w:p>
        </w:tc>
      </w:tr>
    </w:tbl>
    <w:p w14:paraId="4C5CDAA7" w14:textId="77777777" w:rsidR="00F41DEB" w:rsidRPr="00AC0763" w:rsidRDefault="00F41DEB" w:rsidP="00F41DEB">
      <w:pPr>
        <w:rPr>
          <w:rFonts w:cs="Arial"/>
          <w:b/>
        </w:rPr>
      </w:pPr>
    </w:p>
    <w:tbl>
      <w:tblPr>
        <w:tblStyle w:val="a"/>
        <w:tblW w:w="5074" w:type="dxa"/>
        <w:tblInd w:w="-115" w:type="dxa"/>
        <w:tblBorders>
          <w:top w:val="single" w:sz="36" w:space="0" w:color="9BBB59"/>
          <w:bottom w:val="single" w:sz="36" w:space="0" w:color="9BBB59"/>
          <w:insideH w:val="single" w:sz="36" w:space="0" w:color="9BBB59"/>
        </w:tblBorders>
        <w:tblLayout w:type="fixed"/>
        <w:tblLook w:val="0400" w:firstRow="0" w:lastRow="0" w:firstColumn="0" w:lastColumn="0" w:noHBand="0" w:noVBand="1"/>
      </w:tblPr>
      <w:tblGrid>
        <w:gridCol w:w="5074"/>
      </w:tblGrid>
      <w:tr w:rsidR="00274316" w14:paraId="74841510" w14:textId="77777777">
        <w:tc>
          <w:tcPr>
            <w:tcW w:w="5074" w:type="dxa"/>
          </w:tcPr>
          <w:p w14:paraId="2141CDE2" w14:textId="77777777" w:rsidR="00274316" w:rsidRDefault="006728F8">
            <w:pPr>
              <w:pStyle w:val="normal0"/>
              <w:widowControl w:val="0"/>
              <w:spacing w:after="0" w:line="240" w:lineRule="auto"/>
            </w:pPr>
            <w:r>
              <w:rPr>
                <w:sz w:val="72"/>
                <w:szCs w:val="72"/>
              </w:rPr>
              <w:lastRenderedPageBreak/>
              <w:t>CIMI Modeling Architecture, Methodology &amp; Style Guide</w:t>
            </w:r>
          </w:p>
        </w:tc>
      </w:tr>
      <w:tr w:rsidR="00274316" w14:paraId="643E07EB" w14:textId="77777777">
        <w:tc>
          <w:tcPr>
            <w:tcW w:w="5074" w:type="dxa"/>
          </w:tcPr>
          <w:p w14:paraId="0A290F56" w14:textId="61ECAF80" w:rsidR="00274316" w:rsidRDefault="006728F8" w:rsidP="00437091">
            <w:pPr>
              <w:pStyle w:val="normal0"/>
              <w:widowControl w:val="0"/>
              <w:spacing w:after="0" w:line="240" w:lineRule="auto"/>
              <w:jc w:val="both"/>
            </w:pPr>
            <w:r>
              <w:rPr>
                <w:sz w:val="40"/>
                <w:szCs w:val="40"/>
              </w:rPr>
              <w:t xml:space="preserve">Version </w:t>
            </w:r>
            <w:r w:rsidR="00437091">
              <w:rPr>
                <w:sz w:val="40"/>
                <w:szCs w:val="40"/>
              </w:rPr>
              <w:t>1</w:t>
            </w:r>
          </w:p>
        </w:tc>
      </w:tr>
      <w:tr w:rsidR="00274316" w14:paraId="4367CE98" w14:textId="77777777">
        <w:tc>
          <w:tcPr>
            <w:tcW w:w="5074" w:type="dxa"/>
          </w:tcPr>
          <w:p w14:paraId="3AC2AC9F" w14:textId="3C35D778" w:rsidR="00274316" w:rsidRDefault="00475658">
            <w:pPr>
              <w:pStyle w:val="normal0"/>
              <w:widowControl w:val="0"/>
              <w:spacing w:after="0" w:line="240" w:lineRule="auto"/>
              <w:jc w:val="both"/>
            </w:pPr>
            <w:r>
              <w:rPr>
                <w:b/>
                <w:sz w:val="28"/>
                <w:szCs w:val="28"/>
              </w:rPr>
              <w:t>Submitted</w:t>
            </w:r>
            <w:r w:rsidR="006728F8">
              <w:rPr>
                <w:b/>
                <w:sz w:val="28"/>
                <w:szCs w:val="28"/>
              </w:rPr>
              <w:t xml:space="preserve"> </w:t>
            </w:r>
            <w:r>
              <w:rPr>
                <w:b/>
                <w:sz w:val="28"/>
                <w:szCs w:val="28"/>
              </w:rPr>
              <w:t>On</w:t>
            </w:r>
            <w:r w:rsidR="006728F8">
              <w:rPr>
                <w:b/>
                <w:sz w:val="28"/>
                <w:szCs w:val="28"/>
              </w:rPr>
              <w:t>:</w:t>
            </w:r>
            <w:r w:rsidR="006728F8">
              <w:rPr>
                <w:sz w:val="28"/>
                <w:szCs w:val="28"/>
              </w:rPr>
              <w:t xml:space="preserve"> </w:t>
            </w:r>
            <w:r w:rsidR="00535906">
              <w:rPr>
                <w:sz w:val="28"/>
                <w:szCs w:val="28"/>
              </w:rPr>
              <w:t>12/04/2017</w:t>
            </w:r>
          </w:p>
          <w:p w14:paraId="596518F7" w14:textId="77777777" w:rsidR="00274316" w:rsidRDefault="00274316">
            <w:pPr>
              <w:pStyle w:val="normal0"/>
              <w:widowControl w:val="0"/>
              <w:spacing w:after="0" w:line="240" w:lineRule="auto"/>
              <w:jc w:val="both"/>
            </w:pPr>
          </w:p>
          <w:p w14:paraId="167BA755" w14:textId="77777777" w:rsidR="00274316" w:rsidRDefault="006728F8">
            <w:pPr>
              <w:pStyle w:val="normal0"/>
              <w:widowControl w:val="0"/>
              <w:spacing w:after="0" w:line="240" w:lineRule="auto"/>
              <w:jc w:val="both"/>
            </w:pPr>
            <w:r>
              <w:rPr>
                <w:b/>
                <w:sz w:val="28"/>
                <w:szCs w:val="28"/>
              </w:rPr>
              <w:t>Authors:</w:t>
            </w:r>
            <w:r>
              <w:rPr>
                <w:sz w:val="28"/>
                <w:szCs w:val="28"/>
              </w:rPr>
              <w:t xml:space="preserve"> HL7 CIMI Work Group </w:t>
            </w:r>
          </w:p>
          <w:p w14:paraId="20CF1510" w14:textId="77777777" w:rsidR="00274316" w:rsidRDefault="00274316">
            <w:pPr>
              <w:pStyle w:val="normal0"/>
              <w:widowControl w:val="0"/>
              <w:spacing w:after="0" w:line="240" w:lineRule="auto"/>
              <w:ind w:left="1170"/>
              <w:jc w:val="both"/>
            </w:pPr>
          </w:p>
        </w:tc>
      </w:tr>
    </w:tbl>
    <w:p w14:paraId="006D7783" w14:textId="77777777" w:rsidR="00274316" w:rsidRDefault="00274316">
      <w:pPr>
        <w:pStyle w:val="normal0"/>
      </w:pPr>
    </w:p>
    <w:p w14:paraId="028E8B59" w14:textId="77777777" w:rsidR="00274316" w:rsidRDefault="006728F8">
      <w:pPr>
        <w:pStyle w:val="normal0"/>
      </w:pPr>
      <w:r>
        <w:br w:type="page"/>
      </w:r>
    </w:p>
    <w:p w14:paraId="1FA53B01" w14:textId="77777777" w:rsidR="00D54EF1" w:rsidRDefault="00535906">
      <w:pPr>
        <w:pStyle w:val="TOC1"/>
        <w:tabs>
          <w:tab w:val="right" w:pos="8846"/>
        </w:tabs>
        <w:rPr>
          <w:rFonts w:asciiTheme="minorHAnsi" w:eastAsiaTheme="minorEastAsia" w:hAnsiTheme="minorHAnsi" w:cstheme="minorBidi"/>
          <w:b w:val="0"/>
          <w:caps w:val="0"/>
          <w:noProof/>
          <w:color w:val="auto"/>
          <w:lang w:eastAsia="ja-JP"/>
        </w:rPr>
      </w:pPr>
      <w:r>
        <w:lastRenderedPageBreak/>
        <w:fldChar w:fldCharType="begin"/>
      </w:r>
      <w:r>
        <w:instrText xml:space="preserve"> TOC \o "1-3" </w:instrText>
      </w:r>
      <w:r>
        <w:fldChar w:fldCharType="separate"/>
      </w:r>
      <w:r w:rsidR="00D54EF1">
        <w:rPr>
          <w:noProof/>
        </w:rPr>
        <w:t>Background</w:t>
      </w:r>
      <w:r w:rsidR="00D54EF1">
        <w:rPr>
          <w:noProof/>
        </w:rPr>
        <w:tab/>
      </w:r>
      <w:r w:rsidR="00D54EF1">
        <w:rPr>
          <w:noProof/>
        </w:rPr>
        <w:fldChar w:fldCharType="begin"/>
      </w:r>
      <w:r w:rsidR="00D54EF1">
        <w:rPr>
          <w:noProof/>
        </w:rPr>
        <w:instrText xml:space="preserve"> PAGEREF _Toc342304425 \h </w:instrText>
      </w:r>
      <w:r w:rsidR="00D54EF1">
        <w:rPr>
          <w:noProof/>
        </w:rPr>
      </w:r>
      <w:r w:rsidR="00D54EF1">
        <w:rPr>
          <w:noProof/>
        </w:rPr>
        <w:fldChar w:fldCharType="separate"/>
      </w:r>
      <w:r w:rsidR="00D54EF1">
        <w:rPr>
          <w:noProof/>
        </w:rPr>
        <w:t>7</w:t>
      </w:r>
      <w:r w:rsidR="00D54EF1">
        <w:rPr>
          <w:noProof/>
        </w:rPr>
        <w:fldChar w:fldCharType="end"/>
      </w:r>
    </w:p>
    <w:p w14:paraId="20D5458B"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CIMI and FHIR</w:t>
      </w:r>
      <w:r>
        <w:rPr>
          <w:noProof/>
        </w:rPr>
        <w:tab/>
      </w:r>
      <w:r>
        <w:rPr>
          <w:noProof/>
        </w:rPr>
        <w:fldChar w:fldCharType="begin"/>
      </w:r>
      <w:r>
        <w:rPr>
          <w:noProof/>
        </w:rPr>
        <w:instrText xml:space="preserve"> PAGEREF _Toc342304426 \h </w:instrText>
      </w:r>
      <w:r>
        <w:rPr>
          <w:noProof/>
        </w:rPr>
      </w:r>
      <w:r>
        <w:rPr>
          <w:noProof/>
        </w:rPr>
        <w:fldChar w:fldCharType="separate"/>
      </w:r>
      <w:r>
        <w:rPr>
          <w:noProof/>
        </w:rPr>
        <w:t>7</w:t>
      </w:r>
      <w:r>
        <w:rPr>
          <w:noProof/>
        </w:rPr>
        <w:fldChar w:fldCharType="end"/>
      </w:r>
    </w:p>
    <w:p w14:paraId="30D9B778"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Scope of Work</w:t>
      </w:r>
      <w:r>
        <w:rPr>
          <w:noProof/>
        </w:rPr>
        <w:tab/>
      </w:r>
      <w:r>
        <w:rPr>
          <w:noProof/>
        </w:rPr>
        <w:fldChar w:fldCharType="begin"/>
      </w:r>
      <w:r>
        <w:rPr>
          <w:noProof/>
        </w:rPr>
        <w:instrText xml:space="preserve"> PAGEREF _Toc342304427 \h </w:instrText>
      </w:r>
      <w:r>
        <w:rPr>
          <w:noProof/>
        </w:rPr>
      </w:r>
      <w:r>
        <w:rPr>
          <w:noProof/>
        </w:rPr>
        <w:fldChar w:fldCharType="separate"/>
      </w:r>
      <w:r>
        <w:rPr>
          <w:noProof/>
        </w:rPr>
        <w:t>8</w:t>
      </w:r>
      <w:r>
        <w:rPr>
          <w:noProof/>
        </w:rPr>
        <w:fldChar w:fldCharType="end"/>
      </w:r>
    </w:p>
    <w:p w14:paraId="2B60457F"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Future work</w:t>
      </w:r>
      <w:r>
        <w:rPr>
          <w:noProof/>
        </w:rPr>
        <w:tab/>
      </w:r>
      <w:r>
        <w:rPr>
          <w:noProof/>
        </w:rPr>
        <w:fldChar w:fldCharType="begin"/>
      </w:r>
      <w:r>
        <w:rPr>
          <w:noProof/>
        </w:rPr>
        <w:instrText xml:space="preserve"> PAGEREF _Toc342304428 \h </w:instrText>
      </w:r>
      <w:r>
        <w:rPr>
          <w:noProof/>
        </w:rPr>
      </w:r>
      <w:r>
        <w:rPr>
          <w:noProof/>
        </w:rPr>
        <w:fldChar w:fldCharType="separate"/>
      </w:r>
      <w:r>
        <w:rPr>
          <w:noProof/>
        </w:rPr>
        <w:t>9</w:t>
      </w:r>
      <w:r>
        <w:rPr>
          <w:noProof/>
        </w:rPr>
        <w:fldChar w:fldCharType="end"/>
      </w:r>
    </w:p>
    <w:p w14:paraId="2756D6E1"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Request for Comments</w:t>
      </w:r>
      <w:r>
        <w:rPr>
          <w:noProof/>
        </w:rPr>
        <w:tab/>
      </w:r>
      <w:r>
        <w:rPr>
          <w:noProof/>
        </w:rPr>
        <w:fldChar w:fldCharType="begin"/>
      </w:r>
      <w:r>
        <w:rPr>
          <w:noProof/>
        </w:rPr>
        <w:instrText xml:space="preserve"> PAGEREF _Toc342304429 \h </w:instrText>
      </w:r>
      <w:r>
        <w:rPr>
          <w:noProof/>
        </w:rPr>
      </w:r>
      <w:r>
        <w:rPr>
          <w:noProof/>
        </w:rPr>
        <w:fldChar w:fldCharType="separate"/>
      </w:r>
      <w:r>
        <w:rPr>
          <w:noProof/>
        </w:rPr>
        <w:t>9</w:t>
      </w:r>
      <w:r>
        <w:rPr>
          <w:noProof/>
        </w:rPr>
        <w:fldChar w:fldCharType="end"/>
      </w:r>
    </w:p>
    <w:p w14:paraId="497E42FD"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CIMI Model Architecture</w:t>
      </w:r>
      <w:r>
        <w:rPr>
          <w:noProof/>
        </w:rPr>
        <w:tab/>
      </w:r>
      <w:r>
        <w:rPr>
          <w:noProof/>
        </w:rPr>
        <w:fldChar w:fldCharType="begin"/>
      </w:r>
      <w:r>
        <w:rPr>
          <w:noProof/>
        </w:rPr>
        <w:instrText xml:space="preserve"> PAGEREF _Toc342304430 \h </w:instrText>
      </w:r>
      <w:r>
        <w:rPr>
          <w:noProof/>
        </w:rPr>
      </w:r>
      <w:r>
        <w:rPr>
          <w:noProof/>
        </w:rPr>
        <w:fldChar w:fldCharType="separate"/>
      </w:r>
      <w:r>
        <w:rPr>
          <w:noProof/>
        </w:rPr>
        <w:t>10</w:t>
      </w:r>
      <w:r>
        <w:rPr>
          <w:noProof/>
        </w:rPr>
        <w:fldChar w:fldCharType="end"/>
      </w:r>
    </w:p>
    <w:p w14:paraId="0BDCC82B"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Introduction</w:t>
      </w:r>
      <w:r>
        <w:rPr>
          <w:noProof/>
        </w:rPr>
        <w:tab/>
      </w:r>
      <w:r>
        <w:rPr>
          <w:noProof/>
        </w:rPr>
        <w:fldChar w:fldCharType="begin"/>
      </w:r>
      <w:r>
        <w:rPr>
          <w:noProof/>
        </w:rPr>
        <w:instrText xml:space="preserve"> PAGEREF _Toc342304431 \h </w:instrText>
      </w:r>
      <w:r>
        <w:rPr>
          <w:noProof/>
        </w:rPr>
      </w:r>
      <w:r>
        <w:rPr>
          <w:noProof/>
        </w:rPr>
        <w:fldChar w:fldCharType="separate"/>
      </w:r>
      <w:r>
        <w:rPr>
          <w:noProof/>
        </w:rPr>
        <w:t>10</w:t>
      </w:r>
      <w:r>
        <w:rPr>
          <w:noProof/>
        </w:rPr>
        <w:fldChar w:fldCharType="end"/>
      </w:r>
    </w:p>
    <w:p w14:paraId="2FF7CE72"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Core Modeling Principles</w:t>
      </w:r>
      <w:r>
        <w:rPr>
          <w:noProof/>
        </w:rPr>
        <w:tab/>
      </w:r>
      <w:r>
        <w:rPr>
          <w:noProof/>
        </w:rPr>
        <w:fldChar w:fldCharType="begin"/>
      </w:r>
      <w:r>
        <w:rPr>
          <w:noProof/>
        </w:rPr>
        <w:instrText xml:space="preserve"> PAGEREF _Toc342304432 \h </w:instrText>
      </w:r>
      <w:r>
        <w:rPr>
          <w:noProof/>
        </w:rPr>
      </w:r>
      <w:r>
        <w:rPr>
          <w:noProof/>
        </w:rPr>
        <w:fldChar w:fldCharType="separate"/>
      </w:r>
      <w:r>
        <w:rPr>
          <w:noProof/>
        </w:rPr>
        <w:t>11</w:t>
      </w:r>
      <w:r>
        <w:rPr>
          <w:noProof/>
        </w:rPr>
        <w:fldChar w:fldCharType="end"/>
      </w:r>
    </w:p>
    <w:p w14:paraId="50B7C76D"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The CIMI Model’s Alignment to Terminology</w:t>
      </w:r>
      <w:r>
        <w:rPr>
          <w:noProof/>
        </w:rPr>
        <w:tab/>
      </w:r>
      <w:r>
        <w:rPr>
          <w:noProof/>
        </w:rPr>
        <w:fldChar w:fldCharType="begin"/>
      </w:r>
      <w:r>
        <w:rPr>
          <w:noProof/>
        </w:rPr>
        <w:instrText xml:space="preserve"> PAGEREF _Toc342304433 \h </w:instrText>
      </w:r>
      <w:r>
        <w:rPr>
          <w:noProof/>
        </w:rPr>
      </w:r>
      <w:r>
        <w:rPr>
          <w:noProof/>
        </w:rPr>
        <w:fldChar w:fldCharType="separate"/>
      </w:r>
      <w:r>
        <w:rPr>
          <w:noProof/>
        </w:rPr>
        <w:t>12</w:t>
      </w:r>
      <w:r>
        <w:rPr>
          <w:noProof/>
        </w:rPr>
        <w:fldChar w:fldCharType="end"/>
      </w:r>
    </w:p>
    <w:p w14:paraId="356A7C89"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A High Level View of the CIMI Logical Model</w:t>
      </w:r>
      <w:r>
        <w:rPr>
          <w:noProof/>
        </w:rPr>
        <w:tab/>
      </w:r>
      <w:r>
        <w:rPr>
          <w:noProof/>
        </w:rPr>
        <w:fldChar w:fldCharType="begin"/>
      </w:r>
      <w:r>
        <w:rPr>
          <w:noProof/>
        </w:rPr>
        <w:instrText xml:space="preserve"> PAGEREF _Toc342304434 \h </w:instrText>
      </w:r>
      <w:r>
        <w:rPr>
          <w:noProof/>
        </w:rPr>
      </w:r>
      <w:r>
        <w:rPr>
          <w:noProof/>
        </w:rPr>
        <w:fldChar w:fldCharType="separate"/>
      </w:r>
      <w:r>
        <w:rPr>
          <w:noProof/>
        </w:rPr>
        <w:t>12</w:t>
      </w:r>
      <w:r>
        <w:rPr>
          <w:noProof/>
        </w:rPr>
        <w:fldChar w:fldCharType="end"/>
      </w:r>
    </w:p>
    <w:p w14:paraId="513868BD"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Reference Model</w:t>
      </w:r>
      <w:r>
        <w:rPr>
          <w:noProof/>
        </w:rPr>
        <w:tab/>
      </w:r>
      <w:r>
        <w:rPr>
          <w:noProof/>
        </w:rPr>
        <w:fldChar w:fldCharType="begin"/>
      </w:r>
      <w:r>
        <w:rPr>
          <w:noProof/>
        </w:rPr>
        <w:instrText xml:space="preserve"> PAGEREF _Toc342304435 \h </w:instrText>
      </w:r>
      <w:r>
        <w:rPr>
          <w:noProof/>
        </w:rPr>
      </w:r>
      <w:r>
        <w:rPr>
          <w:noProof/>
        </w:rPr>
        <w:fldChar w:fldCharType="separate"/>
      </w:r>
      <w:r>
        <w:rPr>
          <w:noProof/>
        </w:rPr>
        <w:t>13</w:t>
      </w:r>
      <w:r>
        <w:rPr>
          <w:noProof/>
        </w:rPr>
        <w:fldChar w:fldCharType="end"/>
      </w:r>
    </w:p>
    <w:p w14:paraId="7C16F3BF"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Archetype Hierarchies</w:t>
      </w:r>
      <w:r>
        <w:rPr>
          <w:noProof/>
        </w:rPr>
        <w:tab/>
      </w:r>
      <w:r>
        <w:rPr>
          <w:noProof/>
        </w:rPr>
        <w:fldChar w:fldCharType="begin"/>
      </w:r>
      <w:r>
        <w:rPr>
          <w:noProof/>
        </w:rPr>
        <w:instrText xml:space="preserve"> PAGEREF _Toc342304436 \h </w:instrText>
      </w:r>
      <w:r>
        <w:rPr>
          <w:noProof/>
        </w:rPr>
      </w:r>
      <w:r>
        <w:rPr>
          <w:noProof/>
        </w:rPr>
        <w:fldChar w:fldCharType="separate"/>
      </w:r>
      <w:r>
        <w:rPr>
          <w:noProof/>
        </w:rPr>
        <w:t>14</w:t>
      </w:r>
      <w:r>
        <w:rPr>
          <w:noProof/>
        </w:rPr>
        <w:fldChar w:fldCharType="end"/>
      </w:r>
    </w:p>
    <w:p w14:paraId="1791E578"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Reference Model</w:t>
      </w:r>
      <w:r>
        <w:rPr>
          <w:noProof/>
        </w:rPr>
        <w:tab/>
      </w:r>
      <w:r>
        <w:rPr>
          <w:noProof/>
        </w:rPr>
        <w:fldChar w:fldCharType="begin"/>
      </w:r>
      <w:r>
        <w:rPr>
          <w:noProof/>
        </w:rPr>
        <w:instrText xml:space="preserve"> PAGEREF _Toc342304437 \h </w:instrText>
      </w:r>
      <w:r>
        <w:rPr>
          <w:noProof/>
        </w:rPr>
      </w:r>
      <w:r>
        <w:rPr>
          <w:noProof/>
        </w:rPr>
        <w:fldChar w:fldCharType="separate"/>
      </w:r>
      <w:r>
        <w:rPr>
          <w:noProof/>
        </w:rPr>
        <w:t>15</w:t>
      </w:r>
      <w:r>
        <w:rPr>
          <w:noProof/>
        </w:rPr>
        <w:fldChar w:fldCharType="end"/>
      </w:r>
    </w:p>
    <w:p w14:paraId="531CE277"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The CIMI Core Reference Model Module</w:t>
      </w:r>
      <w:r>
        <w:rPr>
          <w:noProof/>
        </w:rPr>
        <w:tab/>
      </w:r>
      <w:r>
        <w:rPr>
          <w:noProof/>
        </w:rPr>
        <w:fldChar w:fldCharType="begin"/>
      </w:r>
      <w:r>
        <w:rPr>
          <w:noProof/>
        </w:rPr>
        <w:instrText xml:space="preserve"> PAGEREF _Toc342304438 \h </w:instrText>
      </w:r>
      <w:r>
        <w:rPr>
          <w:noProof/>
        </w:rPr>
      </w:r>
      <w:r>
        <w:rPr>
          <w:noProof/>
        </w:rPr>
        <w:fldChar w:fldCharType="separate"/>
      </w:r>
      <w:r>
        <w:rPr>
          <w:noProof/>
        </w:rPr>
        <w:t>15</w:t>
      </w:r>
      <w:r>
        <w:rPr>
          <w:noProof/>
        </w:rPr>
        <w:fldChar w:fldCharType="end"/>
      </w:r>
    </w:p>
    <w:p w14:paraId="1628E013"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CIMI primitives</w:t>
      </w:r>
      <w:r>
        <w:rPr>
          <w:noProof/>
        </w:rPr>
        <w:tab/>
      </w:r>
      <w:r>
        <w:rPr>
          <w:noProof/>
        </w:rPr>
        <w:fldChar w:fldCharType="begin"/>
      </w:r>
      <w:r>
        <w:rPr>
          <w:noProof/>
        </w:rPr>
        <w:instrText xml:space="preserve"> PAGEREF _Toc342304439 \h </w:instrText>
      </w:r>
      <w:r>
        <w:rPr>
          <w:noProof/>
        </w:rPr>
      </w:r>
      <w:r>
        <w:rPr>
          <w:noProof/>
        </w:rPr>
        <w:fldChar w:fldCharType="separate"/>
      </w:r>
      <w:r>
        <w:rPr>
          <w:noProof/>
        </w:rPr>
        <w:t>16</w:t>
      </w:r>
      <w:r>
        <w:rPr>
          <w:noProof/>
        </w:rPr>
        <w:fldChar w:fldCharType="end"/>
      </w:r>
    </w:p>
    <w:p w14:paraId="39290182"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CIMI Complex Types</w:t>
      </w:r>
      <w:r>
        <w:rPr>
          <w:noProof/>
        </w:rPr>
        <w:tab/>
      </w:r>
      <w:r>
        <w:rPr>
          <w:noProof/>
        </w:rPr>
        <w:fldChar w:fldCharType="begin"/>
      </w:r>
      <w:r>
        <w:rPr>
          <w:noProof/>
        </w:rPr>
        <w:instrText xml:space="preserve"> PAGEREF _Toc342304440 \h </w:instrText>
      </w:r>
      <w:r>
        <w:rPr>
          <w:noProof/>
        </w:rPr>
      </w:r>
      <w:r>
        <w:rPr>
          <w:noProof/>
        </w:rPr>
        <w:fldChar w:fldCharType="separate"/>
      </w:r>
      <w:r>
        <w:rPr>
          <w:noProof/>
        </w:rPr>
        <w:t>17</w:t>
      </w:r>
      <w:r>
        <w:rPr>
          <w:noProof/>
        </w:rPr>
        <w:fldChar w:fldCharType="end"/>
      </w:r>
    </w:p>
    <w:p w14:paraId="752BB270"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LOCATABLE and ASSOCIATION_CLASS Root Types</w:t>
      </w:r>
      <w:r>
        <w:rPr>
          <w:noProof/>
        </w:rPr>
        <w:tab/>
      </w:r>
      <w:r>
        <w:rPr>
          <w:noProof/>
        </w:rPr>
        <w:fldChar w:fldCharType="begin"/>
      </w:r>
      <w:r>
        <w:rPr>
          <w:noProof/>
        </w:rPr>
        <w:instrText xml:space="preserve"> PAGEREF _Toc342304441 \h </w:instrText>
      </w:r>
      <w:r>
        <w:rPr>
          <w:noProof/>
        </w:rPr>
      </w:r>
      <w:r>
        <w:rPr>
          <w:noProof/>
        </w:rPr>
        <w:fldChar w:fldCharType="separate"/>
      </w:r>
      <w:r>
        <w:rPr>
          <w:noProof/>
        </w:rPr>
        <w:t>18</w:t>
      </w:r>
      <w:r>
        <w:rPr>
          <w:noProof/>
        </w:rPr>
        <w:fldChar w:fldCharType="end"/>
      </w:r>
    </w:p>
    <w:p w14:paraId="28696734"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The CIMI Foundational Reference Model Module</w:t>
      </w:r>
      <w:r>
        <w:rPr>
          <w:noProof/>
        </w:rPr>
        <w:tab/>
      </w:r>
      <w:r>
        <w:rPr>
          <w:noProof/>
        </w:rPr>
        <w:fldChar w:fldCharType="begin"/>
      </w:r>
      <w:r>
        <w:rPr>
          <w:noProof/>
        </w:rPr>
        <w:instrText xml:space="preserve"> PAGEREF _Toc342304442 \h </w:instrText>
      </w:r>
      <w:r>
        <w:rPr>
          <w:noProof/>
        </w:rPr>
      </w:r>
      <w:r>
        <w:rPr>
          <w:noProof/>
        </w:rPr>
        <w:fldChar w:fldCharType="separate"/>
      </w:r>
      <w:r>
        <w:rPr>
          <w:noProof/>
        </w:rPr>
        <w:t>19</w:t>
      </w:r>
      <w:r>
        <w:rPr>
          <w:noProof/>
        </w:rPr>
        <w:fldChar w:fldCharType="end"/>
      </w:r>
    </w:p>
    <w:p w14:paraId="6EA8FABF"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The CIMI Clinical Reference Model Module</w:t>
      </w:r>
      <w:r>
        <w:rPr>
          <w:noProof/>
        </w:rPr>
        <w:tab/>
      </w:r>
      <w:r>
        <w:rPr>
          <w:noProof/>
        </w:rPr>
        <w:fldChar w:fldCharType="begin"/>
      </w:r>
      <w:r>
        <w:rPr>
          <w:noProof/>
        </w:rPr>
        <w:instrText xml:space="preserve"> PAGEREF _Toc342304443 \h </w:instrText>
      </w:r>
      <w:r>
        <w:rPr>
          <w:noProof/>
        </w:rPr>
      </w:r>
      <w:r>
        <w:rPr>
          <w:noProof/>
        </w:rPr>
        <w:fldChar w:fldCharType="separate"/>
      </w:r>
      <w:r>
        <w:rPr>
          <w:noProof/>
        </w:rPr>
        <w:t>21</w:t>
      </w:r>
      <w:r>
        <w:rPr>
          <w:noProof/>
        </w:rPr>
        <w:fldChar w:fldCharType="end"/>
      </w:r>
    </w:p>
    <w:p w14:paraId="63A86ED1"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Party, Participation Patterns</w:t>
      </w:r>
      <w:r>
        <w:rPr>
          <w:noProof/>
        </w:rPr>
        <w:tab/>
      </w:r>
      <w:r>
        <w:rPr>
          <w:noProof/>
        </w:rPr>
        <w:fldChar w:fldCharType="begin"/>
      </w:r>
      <w:r>
        <w:rPr>
          <w:noProof/>
        </w:rPr>
        <w:instrText xml:space="preserve"> PAGEREF _Toc342304444 \h </w:instrText>
      </w:r>
      <w:r>
        <w:rPr>
          <w:noProof/>
        </w:rPr>
      </w:r>
      <w:r>
        <w:rPr>
          <w:noProof/>
        </w:rPr>
        <w:fldChar w:fldCharType="separate"/>
      </w:r>
      <w:r>
        <w:rPr>
          <w:noProof/>
        </w:rPr>
        <w:t>21</w:t>
      </w:r>
      <w:r>
        <w:rPr>
          <w:noProof/>
        </w:rPr>
        <w:fldChar w:fldCharType="end"/>
      </w:r>
    </w:p>
    <w:p w14:paraId="4FB02476"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Clinical Statement Pattern</w:t>
      </w:r>
      <w:r>
        <w:rPr>
          <w:noProof/>
        </w:rPr>
        <w:tab/>
      </w:r>
      <w:r>
        <w:rPr>
          <w:noProof/>
        </w:rPr>
        <w:fldChar w:fldCharType="begin"/>
      </w:r>
      <w:r>
        <w:rPr>
          <w:noProof/>
        </w:rPr>
        <w:instrText xml:space="preserve"> PAGEREF _Toc342304445 \h </w:instrText>
      </w:r>
      <w:r>
        <w:rPr>
          <w:noProof/>
        </w:rPr>
      </w:r>
      <w:r>
        <w:rPr>
          <w:noProof/>
        </w:rPr>
        <w:fldChar w:fldCharType="separate"/>
      </w:r>
      <w:r>
        <w:rPr>
          <w:noProof/>
        </w:rPr>
        <w:t>22</w:t>
      </w:r>
      <w:r>
        <w:rPr>
          <w:noProof/>
        </w:rPr>
        <w:fldChar w:fldCharType="end"/>
      </w:r>
    </w:p>
    <w:p w14:paraId="3373A938"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Attribution/Provenance patterns</w:t>
      </w:r>
      <w:r>
        <w:rPr>
          <w:noProof/>
        </w:rPr>
        <w:tab/>
      </w:r>
      <w:r>
        <w:rPr>
          <w:noProof/>
        </w:rPr>
        <w:fldChar w:fldCharType="begin"/>
      </w:r>
      <w:r>
        <w:rPr>
          <w:noProof/>
        </w:rPr>
        <w:instrText xml:space="preserve"> PAGEREF _Toc342304446 \h </w:instrText>
      </w:r>
      <w:r>
        <w:rPr>
          <w:noProof/>
        </w:rPr>
      </w:r>
      <w:r>
        <w:rPr>
          <w:noProof/>
        </w:rPr>
        <w:fldChar w:fldCharType="separate"/>
      </w:r>
      <w:r>
        <w:rPr>
          <w:noProof/>
        </w:rPr>
        <w:t>28</w:t>
      </w:r>
      <w:r>
        <w:rPr>
          <w:noProof/>
        </w:rPr>
        <w:fldChar w:fldCharType="end"/>
      </w:r>
    </w:p>
    <w:p w14:paraId="772FA7D3"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Assertion and EvaluationResult Pattern</w:t>
      </w:r>
      <w:r>
        <w:rPr>
          <w:noProof/>
        </w:rPr>
        <w:tab/>
      </w:r>
      <w:r>
        <w:rPr>
          <w:noProof/>
        </w:rPr>
        <w:fldChar w:fldCharType="begin"/>
      </w:r>
      <w:r>
        <w:rPr>
          <w:noProof/>
        </w:rPr>
        <w:instrText xml:space="preserve"> PAGEREF _Toc342304447 \h </w:instrText>
      </w:r>
      <w:r>
        <w:rPr>
          <w:noProof/>
        </w:rPr>
      </w:r>
      <w:r>
        <w:rPr>
          <w:noProof/>
        </w:rPr>
        <w:fldChar w:fldCharType="separate"/>
      </w:r>
      <w:r>
        <w:rPr>
          <w:noProof/>
        </w:rPr>
        <w:t>30</w:t>
      </w:r>
      <w:r>
        <w:rPr>
          <w:noProof/>
        </w:rPr>
        <w:fldChar w:fldCharType="end"/>
      </w:r>
    </w:p>
    <w:p w14:paraId="7A464BBA"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CIMI Procedure pattern</w:t>
      </w:r>
      <w:r>
        <w:rPr>
          <w:noProof/>
        </w:rPr>
        <w:tab/>
      </w:r>
      <w:r>
        <w:rPr>
          <w:noProof/>
        </w:rPr>
        <w:fldChar w:fldCharType="begin"/>
      </w:r>
      <w:r>
        <w:rPr>
          <w:noProof/>
        </w:rPr>
        <w:instrText xml:space="preserve"> PAGEREF _Toc342304448 \h </w:instrText>
      </w:r>
      <w:r>
        <w:rPr>
          <w:noProof/>
        </w:rPr>
      </w:r>
      <w:r>
        <w:rPr>
          <w:noProof/>
        </w:rPr>
        <w:fldChar w:fldCharType="separate"/>
      </w:r>
      <w:r>
        <w:rPr>
          <w:noProof/>
        </w:rPr>
        <w:t>32</w:t>
      </w:r>
      <w:r>
        <w:rPr>
          <w:noProof/>
        </w:rPr>
        <w:fldChar w:fldCharType="end"/>
      </w:r>
    </w:p>
    <w:p w14:paraId="75D404FF"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CIMI Data Structures</w:t>
      </w:r>
      <w:r>
        <w:rPr>
          <w:noProof/>
        </w:rPr>
        <w:tab/>
      </w:r>
      <w:r>
        <w:rPr>
          <w:noProof/>
        </w:rPr>
        <w:fldChar w:fldCharType="begin"/>
      </w:r>
      <w:r>
        <w:rPr>
          <w:noProof/>
        </w:rPr>
        <w:instrText xml:space="preserve"> PAGEREF _Toc342304449 \h </w:instrText>
      </w:r>
      <w:r>
        <w:rPr>
          <w:noProof/>
        </w:rPr>
      </w:r>
      <w:r>
        <w:rPr>
          <w:noProof/>
        </w:rPr>
        <w:fldChar w:fldCharType="separate"/>
      </w:r>
      <w:r>
        <w:rPr>
          <w:noProof/>
        </w:rPr>
        <w:t>33</w:t>
      </w:r>
      <w:r>
        <w:rPr>
          <w:noProof/>
        </w:rPr>
        <w:fldChar w:fldCharType="end"/>
      </w:r>
    </w:p>
    <w:p w14:paraId="61D0902A"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Association Classes</w:t>
      </w:r>
      <w:r>
        <w:rPr>
          <w:noProof/>
        </w:rPr>
        <w:tab/>
      </w:r>
      <w:r>
        <w:rPr>
          <w:noProof/>
        </w:rPr>
        <w:fldChar w:fldCharType="begin"/>
      </w:r>
      <w:r>
        <w:rPr>
          <w:noProof/>
        </w:rPr>
        <w:instrText xml:space="preserve"> PAGEREF _Toc342304450 \h </w:instrText>
      </w:r>
      <w:r>
        <w:rPr>
          <w:noProof/>
        </w:rPr>
      </w:r>
      <w:r>
        <w:rPr>
          <w:noProof/>
        </w:rPr>
        <w:fldChar w:fldCharType="separate"/>
      </w:r>
      <w:r>
        <w:rPr>
          <w:noProof/>
        </w:rPr>
        <w:t>38</w:t>
      </w:r>
      <w:r>
        <w:rPr>
          <w:noProof/>
        </w:rPr>
        <w:fldChar w:fldCharType="end"/>
      </w:r>
    </w:p>
    <w:p w14:paraId="193779E5"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An Introduction to CIMI Archetype Hierarchies</w:t>
      </w:r>
      <w:r>
        <w:rPr>
          <w:noProof/>
        </w:rPr>
        <w:tab/>
      </w:r>
      <w:r>
        <w:rPr>
          <w:noProof/>
        </w:rPr>
        <w:fldChar w:fldCharType="begin"/>
      </w:r>
      <w:r>
        <w:rPr>
          <w:noProof/>
        </w:rPr>
        <w:instrText xml:space="preserve"> PAGEREF _Toc342304451 \h </w:instrText>
      </w:r>
      <w:r>
        <w:rPr>
          <w:noProof/>
        </w:rPr>
      </w:r>
      <w:r>
        <w:rPr>
          <w:noProof/>
        </w:rPr>
        <w:fldChar w:fldCharType="separate"/>
      </w:r>
      <w:r>
        <w:rPr>
          <w:noProof/>
        </w:rPr>
        <w:t>38</w:t>
      </w:r>
      <w:r>
        <w:rPr>
          <w:noProof/>
        </w:rPr>
        <w:fldChar w:fldCharType="end"/>
      </w:r>
    </w:p>
    <w:p w14:paraId="004C097B"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Top Level CIMI Archetypes</w:t>
      </w:r>
      <w:r>
        <w:rPr>
          <w:noProof/>
        </w:rPr>
        <w:tab/>
      </w:r>
      <w:r>
        <w:rPr>
          <w:noProof/>
        </w:rPr>
        <w:fldChar w:fldCharType="begin"/>
      </w:r>
      <w:r>
        <w:rPr>
          <w:noProof/>
        </w:rPr>
        <w:instrText xml:space="preserve"> PAGEREF _Toc342304452 \h </w:instrText>
      </w:r>
      <w:r>
        <w:rPr>
          <w:noProof/>
        </w:rPr>
      </w:r>
      <w:r>
        <w:rPr>
          <w:noProof/>
        </w:rPr>
        <w:fldChar w:fldCharType="separate"/>
      </w:r>
      <w:r>
        <w:rPr>
          <w:noProof/>
        </w:rPr>
        <w:t>39</w:t>
      </w:r>
      <w:r>
        <w:rPr>
          <w:noProof/>
        </w:rPr>
        <w:fldChar w:fldCharType="end"/>
      </w:r>
    </w:p>
    <w:p w14:paraId="00146B82"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lastRenderedPageBreak/>
        <w:t>The attribution archetype hierarchy</w:t>
      </w:r>
      <w:r>
        <w:rPr>
          <w:noProof/>
        </w:rPr>
        <w:tab/>
      </w:r>
      <w:r>
        <w:rPr>
          <w:noProof/>
        </w:rPr>
        <w:fldChar w:fldCharType="begin"/>
      </w:r>
      <w:r>
        <w:rPr>
          <w:noProof/>
        </w:rPr>
        <w:instrText xml:space="preserve"> PAGEREF _Toc342304453 \h </w:instrText>
      </w:r>
      <w:r>
        <w:rPr>
          <w:noProof/>
        </w:rPr>
      </w:r>
      <w:r>
        <w:rPr>
          <w:noProof/>
        </w:rPr>
        <w:fldChar w:fldCharType="separate"/>
      </w:r>
      <w:r>
        <w:rPr>
          <w:noProof/>
        </w:rPr>
        <w:t>39</w:t>
      </w:r>
      <w:r>
        <w:rPr>
          <w:noProof/>
        </w:rPr>
        <w:fldChar w:fldCharType="end"/>
      </w:r>
    </w:p>
    <w:p w14:paraId="2A6D1A12"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StatementContext hierarchy</w:t>
      </w:r>
      <w:r>
        <w:rPr>
          <w:noProof/>
        </w:rPr>
        <w:tab/>
      </w:r>
      <w:r>
        <w:rPr>
          <w:noProof/>
        </w:rPr>
        <w:fldChar w:fldCharType="begin"/>
      </w:r>
      <w:r>
        <w:rPr>
          <w:noProof/>
        </w:rPr>
        <w:instrText xml:space="preserve"> PAGEREF _Toc342304454 \h </w:instrText>
      </w:r>
      <w:r>
        <w:rPr>
          <w:noProof/>
        </w:rPr>
      </w:r>
      <w:r>
        <w:rPr>
          <w:noProof/>
        </w:rPr>
        <w:fldChar w:fldCharType="separate"/>
      </w:r>
      <w:r>
        <w:rPr>
          <w:noProof/>
        </w:rPr>
        <w:t>40</w:t>
      </w:r>
      <w:r>
        <w:rPr>
          <w:noProof/>
        </w:rPr>
        <w:fldChar w:fldCharType="end"/>
      </w:r>
    </w:p>
    <w:p w14:paraId="368DDD19"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Statement Topic Hierarchies</w:t>
      </w:r>
      <w:r>
        <w:rPr>
          <w:noProof/>
        </w:rPr>
        <w:tab/>
      </w:r>
      <w:r>
        <w:rPr>
          <w:noProof/>
        </w:rPr>
        <w:fldChar w:fldCharType="begin"/>
      </w:r>
      <w:r>
        <w:rPr>
          <w:noProof/>
        </w:rPr>
        <w:instrText xml:space="preserve"> PAGEREF _Toc342304455 \h </w:instrText>
      </w:r>
      <w:r>
        <w:rPr>
          <w:noProof/>
        </w:rPr>
      </w:r>
      <w:r>
        <w:rPr>
          <w:noProof/>
        </w:rPr>
        <w:fldChar w:fldCharType="separate"/>
      </w:r>
      <w:r>
        <w:rPr>
          <w:noProof/>
        </w:rPr>
        <w:t>41</w:t>
      </w:r>
      <w:r>
        <w:rPr>
          <w:noProof/>
        </w:rPr>
        <w:fldChar w:fldCharType="end"/>
      </w:r>
    </w:p>
    <w:p w14:paraId="7B67E0DE"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The Clinical Statement Hierarchies</w:t>
      </w:r>
      <w:r>
        <w:rPr>
          <w:noProof/>
        </w:rPr>
        <w:tab/>
      </w:r>
      <w:r>
        <w:rPr>
          <w:noProof/>
        </w:rPr>
        <w:fldChar w:fldCharType="begin"/>
      </w:r>
      <w:r>
        <w:rPr>
          <w:noProof/>
        </w:rPr>
        <w:instrText xml:space="preserve"> PAGEREF _Toc342304456 \h </w:instrText>
      </w:r>
      <w:r>
        <w:rPr>
          <w:noProof/>
        </w:rPr>
      </w:r>
      <w:r>
        <w:rPr>
          <w:noProof/>
        </w:rPr>
        <w:fldChar w:fldCharType="separate"/>
      </w:r>
      <w:r>
        <w:rPr>
          <w:noProof/>
        </w:rPr>
        <w:t>42</w:t>
      </w:r>
      <w:r>
        <w:rPr>
          <w:noProof/>
        </w:rPr>
        <w:fldChar w:fldCharType="end"/>
      </w:r>
    </w:p>
    <w:p w14:paraId="5B2AAE37"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A Note About Other Cluster Archetype Hierarchies</w:t>
      </w:r>
      <w:r>
        <w:rPr>
          <w:noProof/>
        </w:rPr>
        <w:tab/>
      </w:r>
      <w:r>
        <w:rPr>
          <w:noProof/>
        </w:rPr>
        <w:fldChar w:fldCharType="begin"/>
      </w:r>
      <w:r>
        <w:rPr>
          <w:noProof/>
        </w:rPr>
        <w:instrText xml:space="preserve"> PAGEREF _Toc342304457 \h </w:instrText>
      </w:r>
      <w:r>
        <w:rPr>
          <w:noProof/>
        </w:rPr>
      </w:r>
      <w:r>
        <w:rPr>
          <w:noProof/>
        </w:rPr>
        <w:fldChar w:fldCharType="separate"/>
      </w:r>
      <w:r>
        <w:rPr>
          <w:noProof/>
        </w:rPr>
        <w:t>45</w:t>
      </w:r>
      <w:r>
        <w:rPr>
          <w:noProof/>
        </w:rPr>
        <w:fldChar w:fldCharType="end"/>
      </w:r>
    </w:p>
    <w:p w14:paraId="0F6A60B4"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Top Level Value Set Constraints</w:t>
      </w:r>
      <w:r>
        <w:rPr>
          <w:noProof/>
        </w:rPr>
        <w:tab/>
      </w:r>
      <w:r>
        <w:rPr>
          <w:noProof/>
        </w:rPr>
        <w:fldChar w:fldCharType="begin"/>
      </w:r>
      <w:r>
        <w:rPr>
          <w:noProof/>
        </w:rPr>
        <w:instrText xml:space="preserve"> PAGEREF _Toc342304458 \h </w:instrText>
      </w:r>
      <w:r>
        <w:rPr>
          <w:noProof/>
        </w:rPr>
      </w:r>
      <w:r>
        <w:rPr>
          <w:noProof/>
        </w:rPr>
        <w:fldChar w:fldCharType="separate"/>
      </w:r>
      <w:r>
        <w:rPr>
          <w:noProof/>
        </w:rPr>
        <w:t>45</w:t>
      </w:r>
      <w:r>
        <w:rPr>
          <w:noProof/>
        </w:rPr>
        <w:fldChar w:fldCharType="end"/>
      </w:r>
    </w:p>
    <w:p w14:paraId="7F0CA25E"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Archetypes that constrain attribute types</w:t>
      </w:r>
      <w:r>
        <w:rPr>
          <w:noProof/>
        </w:rPr>
        <w:tab/>
      </w:r>
      <w:r>
        <w:rPr>
          <w:noProof/>
        </w:rPr>
        <w:fldChar w:fldCharType="begin"/>
      </w:r>
      <w:r>
        <w:rPr>
          <w:noProof/>
        </w:rPr>
        <w:instrText xml:space="preserve"> PAGEREF _Toc342304459 \h </w:instrText>
      </w:r>
      <w:r>
        <w:rPr>
          <w:noProof/>
        </w:rPr>
      </w:r>
      <w:r>
        <w:rPr>
          <w:noProof/>
        </w:rPr>
        <w:fldChar w:fldCharType="separate"/>
      </w:r>
      <w:r>
        <w:rPr>
          <w:noProof/>
        </w:rPr>
        <w:t>46</w:t>
      </w:r>
      <w:r>
        <w:rPr>
          <w:noProof/>
        </w:rPr>
        <w:fldChar w:fldCharType="end"/>
      </w:r>
    </w:p>
    <w:p w14:paraId="22BDED35"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Archetypes as templates</w:t>
      </w:r>
      <w:r>
        <w:rPr>
          <w:noProof/>
        </w:rPr>
        <w:tab/>
      </w:r>
      <w:r>
        <w:rPr>
          <w:noProof/>
        </w:rPr>
        <w:fldChar w:fldCharType="begin"/>
      </w:r>
      <w:r>
        <w:rPr>
          <w:noProof/>
        </w:rPr>
        <w:instrText xml:space="preserve"> PAGEREF _Toc342304460 \h </w:instrText>
      </w:r>
      <w:r>
        <w:rPr>
          <w:noProof/>
        </w:rPr>
      </w:r>
      <w:r>
        <w:rPr>
          <w:noProof/>
        </w:rPr>
        <w:fldChar w:fldCharType="separate"/>
      </w:r>
      <w:r>
        <w:rPr>
          <w:noProof/>
        </w:rPr>
        <w:t>47</w:t>
      </w:r>
      <w:r>
        <w:rPr>
          <w:noProof/>
        </w:rPr>
        <w:fldChar w:fldCharType="end"/>
      </w:r>
    </w:p>
    <w:p w14:paraId="6B41C3DF"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The CIMI Style Guide</w:t>
      </w:r>
      <w:r>
        <w:rPr>
          <w:noProof/>
        </w:rPr>
        <w:tab/>
      </w:r>
      <w:r>
        <w:rPr>
          <w:noProof/>
        </w:rPr>
        <w:fldChar w:fldCharType="begin"/>
      </w:r>
      <w:r>
        <w:rPr>
          <w:noProof/>
        </w:rPr>
        <w:instrText xml:space="preserve"> PAGEREF _Toc342304461 \h </w:instrText>
      </w:r>
      <w:r>
        <w:rPr>
          <w:noProof/>
        </w:rPr>
      </w:r>
      <w:r>
        <w:rPr>
          <w:noProof/>
        </w:rPr>
        <w:fldChar w:fldCharType="separate"/>
      </w:r>
      <w:r>
        <w:rPr>
          <w:noProof/>
        </w:rPr>
        <w:t>49</w:t>
      </w:r>
      <w:r>
        <w:rPr>
          <w:noProof/>
        </w:rPr>
        <w:fldChar w:fldCharType="end"/>
      </w:r>
    </w:p>
    <w:p w14:paraId="55043600"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Modeling Style</w:t>
      </w:r>
      <w:r>
        <w:rPr>
          <w:noProof/>
        </w:rPr>
        <w:tab/>
      </w:r>
      <w:r>
        <w:rPr>
          <w:noProof/>
        </w:rPr>
        <w:fldChar w:fldCharType="begin"/>
      </w:r>
      <w:r>
        <w:rPr>
          <w:noProof/>
        </w:rPr>
        <w:instrText xml:space="preserve"> PAGEREF _Toc342304462 \h </w:instrText>
      </w:r>
      <w:r>
        <w:rPr>
          <w:noProof/>
        </w:rPr>
      </w:r>
      <w:r>
        <w:rPr>
          <w:noProof/>
        </w:rPr>
        <w:fldChar w:fldCharType="separate"/>
      </w:r>
      <w:r>
        <w:rPr>
          <w:noProof/>
        </w:rPr>
        <w:t>49</w:t>
      </w:r>
      <w:r>
        <w:rPr>
          <w:noProof/>
        </w:rPr>
        <w:fldChar w:fldCharType="end"/>
      </w:r>
    </w:p>
    <w:p w14:paraId="1D987EBC"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Quality Criteria</w:t>
      </w:r>
      <w:r>
        <w:rPr>
          <w:noProof/>
        </w:rPr>
        <w:tab/>
      </w:r>
      <w:r>
        <w:rPr>
          <w:noProof/>
        </w:rPr>
        <w:fldChar w:fldCharType="begin"/>
      </w:r>
      <w:r>
        <w:rPr>
          <w:noProof/>
        </w:rPr>
        <w:instrText xml:space="preserve"> PAGEREF _Toc342304463 \h </w:instrText>
      </w:r>
      <w:r>
        <w:rPr>
          <w:noProof/>
        </w:rPr>
      </w:r>
      <w:r>
        <w:rPr>
          <w:noProof/>
        </w:rPr>
        <w:fldChar w:fldCharType="separate"/>
      </w:r>
      <w:r>
        <w:rPr>
          <w:noProof/>
        </w:rPr>
        <w:t>49</w:t>
      </w:r>
      <w:r>
        <w:rPr>
          <w:noProof/>
        </w:rPr>
        <w:fldChar w:fldCharType="end"/>
      </w:r>
    </w:p>
    <w:p w14:paraId="7E42B8E0"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Scope of Clinical Models</w:t>
      </w:r>
      <w:r>
        <w:rPr>
          <w:noProof/>
        </w:rPr>
        <w:tab/>
      </w:r>
      <w:r>
        <w:rPr>
          <w:noProof/>
        </w:rPr>
        <w:fldChar w:fldCharType="begin"/>
      </w:r>
      <w:r>
        <w:rPr>
          <w:noProof/>
        </w:rPr>
        <w:instrText xml:space="preserve"> PAGEREF _Toc342304464 \h </w:instrText>
      </w:r>
      <w:r>
        <w:rPr>
          <w:noProof/>
        </w:rPr>
      </w:r>
      <w:r>
        <w:rPr>
          <w:noProof/>
        </w:rPr>
        <w:fldChar w:fldCharType="separate"/>
      </w:r>
      <w:r>
        <w:rPr>
          <w:noProof/>
        </w:rPr>
        <w:t>50</w:t>
      </w:r>
      <w:r>
        <w:rPr>
          <w:noProof/>
        </w:rPr>
        <w:fldChar w:fldCharType="end"/>
      </w:r>
    </w:p>
    <w:p w14:paraId="60BB6D9F"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Model Granularity, Reuse, and Composition</w:t>
      </w:r>
      <w:r>
        <w:rPr>
          <w:noProof/>
        </w:rPr>
        <w:tab/>
      </w:r>
      <w:r>
        <w:rPr>
          <w:noProof/>
        </w:rPr>
        <w:fldChar w:fldCharType="begin"/>
      </w:r>
      <w:r>
        <w:rPr>
          <w:noProof/>
        </w:rPr>
        <w:instrText xml:space="preserve"> PAGEREF _Toc342304465 \h </w:instrText>
      </w:r>
      <w:r>
        <w:rPr>
          <w:noProof/>
        </w:rPr>
      </w:r>
      <w:r>
        <w:rPr>
          <w:noProof/>
        </w:rPr>
        <w:fldChar w:fldCharType="separate"/>
      </w:r>
      <w:r>
        <w:rPr>
          <w:noProof/>
        </w:rPr>
        <w:t>50</w:t>
      </w:r>
      <w:r>
        <w:rPr>
          <w:noProof/>
        </w:rPr>
        <w:fldChar w:fldCharType="end"/>
      </w:r>
    </w:p>
    <w:p w14:paraId="11695D88"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Isosemantic Models</w:t>
      </w:r>
      <w:r>
        <w:rPr>
          <w:noProof/>
        </w:rPr>
        <w:tab/>
      </w:r>
      <w:r>
        <w:rPr>
          <w:noProof/>
        </w:rPr>
        <w:fldChar w:fldCharType="begin"/>
      </w:r>
      <w:r>
        <w:rPr>
          <w:noProof/>
        </w:rPr>
        <w:instrText xml:space="preserve"> PAGEREF _Toc342304466 \h </w:instrText>
      </w:r>
      <w:r>
        <w:rPr>
          <w:noProof/>
        </w:rPr>
      </w:r>
      <w:r>
        <w:rPr>
          <w:noProof/>
        </w:rPr>
        <w:fldChar w:fldCharType="separate"/>
      </w:r>
      <w:r>
        <w:rPr>
          <w:noProof/>
        </w:rPr>
        <w:t>51</w:t>
      </w:r>
      <w:r>
        <w:rPr>
          <w:noProof/>
        </w:rPr>
        <w:fldChar w:fldCharType="end"/>
      </w:r>
    </w:p>
    <w:p w14:paraId="1235EC0C"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Terminology Binding</w:t>
      </w:r>
      <w:r>
        <w:rPr>
          <w:noProof/>
        </w:rPr>
        <w:tab/>
      </w:r>
      <w:r>
        <w:rPr>
          <w:noProof/>
        </w:rPr>
        <w:fldChar w:fldCharType="begin"/>
      </w:r>
      <w:r>
        <w:rPr>
          <w:noProof/>
        </w:rPr>
        <w:instrText xml:space="preserve"> PAGEREF _Toc342304467 \h </w:instrText>
      </w:r>
      <w:r>
        <w:rPr>
          <w:noProof/>
        </w:rPr>
      </w:r>
      <w:r>
        <w:rPr>
          <w:noProof/>
        </w:rPr>
        <w:fldChar w:fldCharType="separate"/>
      </w:r>
      <w:r>
        <w:rPr>
          <w:noProof/>
        </w:rPr>
        <w:t>52</w:t>
      </w:r>
      <w:r>
        <w:rPr>
          <w:noProof/>
        </w:rPr>
        <w:fldChar w:fldCharType="end"/>
      </w:r>
    </w:p>
    <w:p w14:paraId="39AD4055"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Terminology Binding Guidelines</w:t>
      </w:r>
      <w:r>
        <w:rPr>
          <w:noProof/>
        </w:rPr>
        <w:tab/>
      </w:r>
      <w:r>
        <w:rPr>
          <w:noProof/>
        </w:rPr>
        <w:fldChar w:fldCharType="begin"/>
      </w:r>
      <w:r>
        <w:rPr>
          <w:noProof/>
        </w:rPr>
        <w:instrText xml:space="preserve"> PAGEREF _Toc342304468 \h </w:instrText>
      </w:r>
      <w:r>
        <w:rPr>
          <w:noProof/>
        </w:rPr>
      </w:r>
      <w:r>
        <w:rPr>
          <w:noProof/>
        </w:rPr>
        <w:fldChar w:fldCharType="separate"/>
      </w:r>
      <w:r>
        <w:rPr>
          <w:noProof/>
        </w:rPr>
        <w:t>53</w:t>
      </w:r>
      <w:r>
        <w:rPr>
          <w:noProof/>
        </w:rPr>
        <w:fldChar w:fldCharType="end"/>
      </w:r>
    </w:p>
    <w:p w14:paraId="4689CAA8"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Semantic Model Binding</w:t>
      </w:r>
      <w:r>
        <w:rPr>
          <w:noProof/>
        </w:rPr>
        <w:tab/>
      </w:r>
      <w:r>
        <w:rPr>
          <w:noProof/>
        </w:rPr>
        <w:fldChar w:fldCharType="begin"/>
      </w:r>
      <w:r>
        <w:rPr>
          <w:noProof/>
        </w:rPr>
        <w:instrText xml:space="preserve"> PAGEREF _Toc342304469 \h </w:instrText>
      </w:r>
      <w:r>
        <w:rPr>
          <w:noProof/>
        </w:rPr>
      </w:r>
      <w:r>
        <w:rPr>
          <w:noProof/>
        </w:rPr>
        <w:fldChar w:fldCharType="separate"/>
      </w:r>
      <w:r>
        <w:rPr>
          <w:noProof/>
        </w:rPr>
        <w:t>54</w:t>
      </w:r>
      <w:r>
        <w:rPr>
          <w:noProof/>
        </w:rPr>
        <w:fldChar w:fldCharType="end"/>
      </w:r>
    </w:p>
    <w:p w14:paraId="2F305757"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Semantic Model Range Binding</w:t>
      </w:r>
      <w:r>
        <w:rPr>
          <w:noProof/>
        </w:rPr>
        <w:tab/>
      </w:r>
      <w:r>
        <w:rPr>
          <w:noProof/>
        </w:rPr>
        <w:fldChar w:fldCharType="begin"/>
      </w:r>
      <w:r>
        <w:rPr>
          <w:noProof/>
        </w:rPr>
        <w:instrText xml:space="preserve"> PAGEREF _Toc342304470 \h </w:instrText>
      </w:r>
      <w:r>
        <w:rPr>
          <w:noProof/>
        </w:rPr>
      </w:r>
      <w:r>
        <w:rPr>
          <w:noProof/>
        </w:rPr>
        <w:fldChar w:fldCharType="separate"/>
      </w:r>
      <w:r>
        <w:rPr>
          <w:noProof/>
        </w:rPr>
        <w:t>54</w:t>
      </w:r>
      <w:r>
        <w:rPr>
          <w:noProof/>
        </w:rPr>
        <w:fldChar w:fldCharType="end"/>
      </w:r>
    </w:p>
    <w:p w14:paraId="6C9362F2"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Value Set Binding</w:t>
      </w:r>
      <w:r>
        <w:rPr>
          <w:noProof/>
        </w:rPr>
        <w:tab/>
      </w:r>
      <w:r>
        <w:rPr>
          <w:noProof/>
        </w:rPr>
        <w:fldChar w:fldCharType="begin"/>
      </w:r>
      <w:r>
        <w:rPr>
          <w:noProof/>
        </w:rPr>
        <w:instrText xml:space="preserve"> PAGEREF _Toc342304471 \h </w:instrText>
      </w:r>
      <w:r>
        <w:rPr>
          <w:noProof/>
        </w:rPr>
      </w:r>
      <w:r>
        <w:rPr>
          <w:noProof/>
        </w:rPr>
        <w:fldChar w:fldCharType="separate"/>
      </w:r>
      <w:r>
        <w:rPr>
          <w:noProof/>
        </w:rPr>
        <w:t>54</w:t>
      </w:r>
      <w:r>
        <w:rPr>
          <w:noProof/>
        </w:rPr>
        <w:fldChar w:fldCharType="end"/>
      </w:r>
    </w:p>
    <w:p w14:paraId="6D47BC8C"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Modeling Layers</w:t>
      </w:r>
      <w:r>
        <w:rPr>
          <w:noProof/>
        </w:rPr>
        <w:tab/>
      </w:r>
      <w:r>
        <w:rPr>
          <w:noProof/>
        </w:rPr>
        <w:fldChar w:fldCharType="begin"/>
      </w:r>
      <w:r>
        <w:rPr>
          <w:noProof/>
        </w:rPr>
        <w:instrText xml:space="preserve"> PAGEREF _Toc342304472 \h </w:instrText>
      </w:r>
      <w:r>
        <w:rPr>
          <w:noProof/>
        </w:rPr>
      </w:r>
      <w:r>
        <w:rPr>
          <w:noProof/>
        </w:rPr>
        <w:fldChar w:fldCharType="separate"/>
      </w:r>
      <w:r>
        <w:rPr>
          <w:noProof/>
        </w:rPr>
        <w:t>54</w:t>
      </w:r>
      <w:r>
        <w:rPr>
          <w:noProof/>
        </w:rPr>
        <w:fldChar w:fldCharType="end"/>
      </w:r>
    </w:p>
    <w:p w14:paraId="74193095" w14:textId="77777777" w:rsidR="00D54EF1" w:rsidRDefault="00D54EF1">
      <w:pPr>
        <w:pStyle w:val="TOC1"/>
        <w:tabs>
          <w:tab w:val="right" w:pos="8846"/>
        </w:tabs>
        <w:rPr>
          <w:rFonts w:asciiTheme="minorHAnsi" w:eastAsiaTheme="minorEastAsia" w:hAnsiTheme="minorHAnsi" w:cstheme="minorBidi"/>
          <w:b w:val="0"/>
          <w:caps w:val="0"/>
          <w:noProof/>
          <w:color w:val="auto"/>
          <w:lang w:eastAsia="ja-JP"/>
        </w:rPr>
      </w:pPr>
      <w:r>
        <w:rPr>
          <w:noProof/>
        </w:rPr>
        <w:t>Topic Patterns</w:t>
      </w:r>
      <w:r>
        <w:rPr>
          <w:noProof/>
        </w:rPr>
        <w:tab/>
      </w:r>
      <w:r>
        <w:rPr>
          <w:noProof/>
        </w:rPr>
        <w:fldChar w:fldCharType="begin"/>
      </w:r>
      <w:r>
        <w:rPr>
          <w:noProof/>
        </w:rPr>
        <w:instrText xml:space="preserve"> PAGEREF _Toc342304473 \h </w:instrText>
      </w:r>
      <w:r>
        <w:rPr>
          <w:noProof/>
        </w:rPr>
      </w:r>
      <w:r>
        <w:rPr>
          <w:noProof/>
        </w:rPr>
        <w:fldChar w:fldCharType="separate"/>
      </w:r>
      <w:r>
        <w:rPr>
          <w:noProof/>
        </w:rPr>
        <w:t>56</w:t>
      </w:r>
      <w:r>
        <w:rPr>
          <w:noProof/>
        </w:rPr>
        <w:fldChar w:fldCharType="end"/>
      </w:r>
    </w:p>
    <w:p w14:paraId="0569A95C"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Assertion</w:t>
      </w:r>
      <w:r>
        <w:rPr>
          <w:noProof/>
        </w:rPr>
        <w:tab/>
      </w:r>
      <w:r>
        <w:rPr>
          <w:noProof/>
        </w:rPr>
        <w:fldChar w:fldCharType="begin"/>
      </w:r>
      <w:r>
        <w:rPr>
          <w:noProof/>
        </w:rPr>
        <w:instrText xml:space="preserve"> PAGEREF _Toc342304474 \h </w:instrText>
      </w:r>
      <w:r>
        <w:rPr>
          <w:noProof/>
        </w:rPr>
      </w:r>
      <w:r>
        <w:rPr>
          <w:noProof/>
        </w:rPr>
        <w:fldChar w:fldCharType="separate"/>
      </w:r>
      <w:r>
        <w:rPr>
          <w:noProof/>
        </w:rPr>
        <w:t>56</w:t>
      </w:r>
      <w:r>
        <w:rPr>
          <w:noProof/>
        </w:rPr>
        <w:fldChar w:fldCharType="end"/>
      </w:r>
    </w:p>
    <w:p w14:paraId="4192F12F"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Assertion Subtypes</w:t>
      </w:r>
      <w:r>
        <w:rPr>
          <w:noProof/>
        </w:rPr>
        <w:tab/>
      </w:r>
      <w:r>
        <w:rPr>
          <w:noProof/>
        </w:rPr>
        <w:fldChar w:fldCharType="begin"/>
      </w:r>
      <w:r>
        <w:rPr>
          <w:noProof/>
        </w:rPr>
        <w:instrText xml:space="preserve"> PAGEREF _Toc342304475 \h </w:instrText>
      </w:r>
      <w:r>
        <w:rPr>
          <w:noProof/>
        </w:rPr>
      </w:r>
      <w:r>
        <w:rPr>
          <w:noProof/>
        </w:rPr>
        <w:fldChar w:fldCharType="separate"/>
      </w:r>
      <w:r>
        <w:rPr>
          <w:noProof/>
        </w:rPr>
        <w:t>57</w:t>
      </w:r>
      <w:r>
        <w:rPr>
          <w:noProof/>
        </w:rPr>
        <w:fldChar w:fldCharType="end"/>
      </w:r>
    </w:p>
    <w:p w14:paraId="3D3B6BD8"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EvaluationResult</w:t>
      </w:r>
      <w:r>
        <w:rPr>
          <w:noProof/>
        </w:rPr>
        <w:tab/>
      </w:r>
      <w:r>
        <w:rPr>
          <w:noProof/>
        </w:rPr>
        <w:fldChar w:fldCharType="begin"/>
      </w:r>
      <w:r>
        <w:rPr>
          <w:noProof/>
        </w:rPr>
        <w:instrText xml:space="preserve"> PAGEREF _Toc342304476 \h </w:instrText>
      </w:r>
      <w:r>
        <w:rPr>
          <w:noProof/>
        </w:rPr>
      </w:r>
      <w:r>
        <w:rPr>
          <w:noProof/>
        </w:rPr>
        <w:fldChar w:fldCharType="separate"/>
      </w:r>
      <w:r>
        <w:rPr>
          <w:noProof/>
        </w:rPr>
        <w:t>58</w:t>
      </w:r>
      <w:r>
        <w:rPr>
          <w:noProof/>
        </w:rPr>
        <w:fldChar w:fldCharType="end"/>
      </w:r>
    </w:p>
    <w:p w14:paraId="2BA51A28" w14:textId="77777777" w:rsidR="00D54EF1" w:rsidRDefault="00D54EF1">
      <w:pPr>
        <w:pStyle w:val="TOC3"/>
        <w:tabs>
          <w:tab w:val="right" w:pos="8846"/>
        </w:tabs>
        <w:rPr>
          <w:rFonts w:eastAsiaTheme="minorEastAsia" w:cstheme="minorBidi"/>
          <w:noProof/>
          <w:color w:val="auto"/>
          <w:sz w:val="24"/>
          <w:szCs w:val="24"/>
          <w:lang w:eastAsia="ja-JP"/>
        </w:rPr>
      </w:pPr>
      <w:r w:rsidRPr="00E61FAA">
        <w:rPr>
          <w:rFonts w:ascii="Calibri" w:hAnsi="Calibri"/>
          <w:noProof/>
        </w:rPr>
        <w:t>Evaluation Subtypes</w:t>
      </w:r>
      <w:r>
        <w:rPr>
          <w:noProof/>
        </w:rPr>
        <w:tab/>
      </w:r>
      <w:r>
        <w:rPr>
          <w:noProof/>
        </w:rPr>
        <w:fldChar w:fldCharType="begin"/>
      </w:r>
      <w:r>
        <w:rPr>
          <w:noProof/>
        </w:rPr>
        <w:instrText xml:space="preserve"> PAGEREF _Toc342304477 \h </w:instrText>
      </w:r>
      <w:r>
        <w:rPr>
          <w:noProof/>
        </w:rPr>
      </w:r>
      <w:r>
        <w:rPr>
          <w:noProof/>
        </w:rPr>
        <w:fldChar w:fldCharType="separate"/>
      </w:r>
      <w:r>
        <w:rPr>
          <w:noProof/>
        </w:rPr>
        <w:t>59</w:t>
      </w:r>
      <w:r>
        <w:rPr>
          <w:noProof/>
        </w:rPr>
        <w:fldChar w:fldCharType="end"/>
      </w:r>
    </w:p>
    <w:p w14:paraId="77E93E74" w14:textId="77777777" w:rsidR="00D54EF1" w:rsidRDefault="00D54EF1">
      <w:pPr>
        <w:pStyle w:val="TOC2"/>
        <w:tabs>
          <w:tab w:val="right" w:pos="8846"/>
        </w:tabs>
        <w:rPr>
          <w:rFonts w:eastAsiaTheme="minorEastAsia" w:cstheme="minorBidi"/>
          <w:b w:val="0"/>
          <w:noProof/>
          <w:color w:val="auto"/>
          <w:sz w:val="24"/>
          <w:szCs w:val="24"/>
          <w:lang w:eastAsia="ja-JP"/>
        </w:rPr>
      </w:pPr>
      <w:r w:rsidRPr="00E61FAA">
        <w:rPr>
          <w:rFonts w:ascii="Calibri" w:hAnsi="Calibri"/>
          <w:noProof/>
        </w:rPr>
        <w:t>Procedures</w:t>
      </w:r>
      <w:r>
        <w:rPr>
          <w:noProof/>
        </w:rPr>
        <w:tab/>
      </w:r>
      <w:r>
        <w:rPr>
          <w:noProof/>
        </w:rPr>
        <w:fldChar w:fldCharType="begin"/>
      </w:r>
      <w:r>
        <w:rPr>
          <w:noProof/>
        </w:rPr>
        <w:instrText xml:space="preserve"> PAGEREF _Toc342304478 \h </w:instrText>
      </w:r>
      <w:r>
        <w:rPr>
          <w:noProof/>
        </w:rPr>
      </w:r>
      <w:r>
        <w:rPr>
          <w:noProof/>
        </w:rPr>
        <w:fldChar w:fldCharType="separate"/>
      </w:r>
      <w:r>
        <w:rPr>
          <w:noProof/>
        </w:rPr>
        <w:t>60</w:t>
      </w:r>
      <w:r>
        <w:rPr>
          <w:noProof/>
        </w:rPr>
        <w:fldChar w:fldCharType="end"/>
      </w:r>
    </w:p>
    <w:p w14:paraId="54388242" w14:textId="6590EDBB" w:rsidR="00274316" w:rsidRDefault="00535906">
      <w:pPr>
        <w:pStyle w:val="normal0"/>
        <w:tabs>
          <w:tab w:val="right" w:pos="8640"/>
        </w:tabs>
        <w:spacing w:before="60" w:after="80" w:line="240" w:lineRule="auto"/>
        <w:ind w:left="360"/>
      </w:pPr>
      <w:r>
        <w:fldChar w:fldCharType="end"/>
      </w:r>
    </w:p>
    <w:bookmarkStart w:id="0" w:name="_rrxbfqnpm7qq" w:colFirst="0" w:colLast="0"/>
    <w:bookmarkStart w:id="1" w:name="_30j0zll" w:colFirst="0" w:colLast="0"/>
    <w:bookmarkEnd w:id="0"/>
    <w:bookmarkEnd w:id="1"/>
    <w:p w14:paraId="3F57E0B1" w14:textId="77777777" w:rsidR="00D54EF1" w:rsidRDefault="00E03BAB">
      <w:pPr>
        <w:pStyle w:val="TableofFigures"/>
        <w:tabs>
          <w:tab w:val="right" w:pos="8846"/>
        </w:tabs>
        <w:rPr>
          <w:rFonts w:eastAsiaTheme="minorEastAsia" w:cstheme="minorBidi"/>
          <w:caps w:val="0"/>
          <w:noProof/>
          <w:color w:val="auto"/>
          <w:sz w:val="24"/>
          <w:szCs w:val="24"/>
          <w:lang w:eastAsia="ja-JP"/>
        </w:rPr>
      </w:pPr>
      <w:r>
        <w:lastRenderedPageBreak/>
        <w:fldChar w:fldCharType="begin"/>
      </w:r>
      <w:r>
        <w:instrText xml:space="preserve"> TOC \c "Figure" </w:instrText>
      </w:r>
      <w:r>
        <w:fldChar w:fldCharType="separate"/>
      </w:r>
      <w:r w:rsidR="00D54EF1">
        <w:rPr>
          <w:noProof/>
        </w:rPr>
        <w:t>Figure 1 - CIMI Architectural Framework</w:t>
      </w:r>
      <w:r w:rsidR="00D54EF1">
        <w:rPr>
          <w:noProof/>
        </w:rPr>
        <w:tab/>
      </w:r>
      <w:r w:rsidR="00D54EF1">
        <w:rPr>
          <w:noProof/>
        </w:rPr>
        <w:fldChar w:fldCharType="begin"/>
      </w:r>
      <w:r w:rsidR="00D54EF1">
        <w:rPr>
          <w:noProof/>
        </w:rPr>
        <w:instrText xml:space="preserve"> PAGEREF _Toc342304479 \h </w:instrText>
      </w:r>
      <w:r w:rsidR="00D54EF1">
        <w:rPr>
          <w:noProof/>
        </w:rPr>
      </w:r>
      <w:r w:rsidR="00D54EF1">
        <w:rPr>
          <w:noProof/>
        </w:rPr>
        <w:fldChar w:fldCharType="separate"/>
      </w:r>
      <w:r w:rsidR="00D54EF1">
        <w:rPr>
          <w:noProof/>
        </w:rPr>
        <w:t>15</w:t>
      </w:r>
      <w:r w:rsidR="00D54EF1">
        <w:rPr>
          <w:noProof/>
        </w:rPr>
        <w:fldChar w:fldCharType="end"/>
      </w:r>
    </w:p>
    <w:p w14:paraId="2953CBFB"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2 - CIMI Primitive Types</w:t>
      </w:r>
      <w:r>
        <w:rPr>
          <w:noProof/>
        </w:rPr>
        <w:tab/>
      </w:r>
      <w:r>
        <w:rPr>
          <w:noProof/>
        </w:rPr>
        <w:fldChar w:fldCharType="begin"/>
      </w:r>
      <w:r>
        <w:rPr>
          <w:noProof/>
        </w:rPr>
        <w:instrText xml:space="preserve"> PAGEREF _Toc342304480 \h </w:instrText>
      </w:r>
      <w:r>
        <w:rPr>
          <w:noProof/>
        </w:rPr>
      </w:r>
      <w:r>
        <w:rPr>
          <w:noProof/>
        </w:rPr>
        <w:fldChar w:fldCharType="separate"/>
      </w:r>
      <w:r>
        <w:rPr>
          <w:noProof/>
        </w:rPr>
        <w:t>17</w:t>
      </w:r>
      <w:r>
        <w:rPr>
          <w:noProof/>
        </w:rPr>
        <w:fldChar w:fldCharType="end"/>
      </w:r>
    </w:p>
    <w:p w14:paraId="0EC52252"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3 - CIMI Data Value Types</w:t>
      </w:r>
      <w:r>
        <w:rPr>
          <w:noProof/>
        </w:rPr>
        <w:tab/>
      </w:r>
      <w:r>
        <w:rPr>
          <w:noProof/>
        </w:rPr>
        <w:fldChar w:fldCharType="begin"/>
      </w:r>
      <w:r>
        <w:rPr>
          <w:noProof/>
        </w:rPr>
        <w:instrText xml:space="preserve"> PAGEREF _Toc342304481 \h </w:instrText>
      </w:r>
      <w:r>
        <w:rPr>
          <w:noProof/>
        </w:rPr>
      </w:r>
      <w:r>
        <w:rPr>
          <w:noProof/>
        </w:rPr>
        <w:fldChar w:fldCharType="separate"/>
      </w:r>
      <w:r>
        <w:rPr>
          <w:noProof/>
        </w:rPr>
        <w:t>18</w:t>
      </w:r>
      <w:r>
        <w:rPr>
          <w:noProof/>
        </w:rPr>
        <w:fldChar w:fldCharType="end"/>
      </w:r>
    </w:p>
    <w:p w14:paraId="3BC257DD"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4 - CIMI Core Model</w:t>
      </w:r>
      <w:r>
        <w:rPr>
          <w:noProof/>
        </w:rPr>
        <w:tab/>
      </w:r>
      <w:r>
        <w:rPr>
          <w:noProof/>
        </w:rPr>
        <w:fldChar w:fldCharType="begin"/>
      </w:r>
      <w:r>
        <w:rPr>
          <w:noProof/>
        </w:rPr>
        <w:instrText xml:space="preserve"> PAGEREF _Toc342304482 \h </w:instrText>
      </w:r>
      <w:r>
        <w:rPr>
          <w:noProof/>
        </w:rPr>
      </w:r>
      <w:r>
        <w:rPr>
          <w:noProof/>
        </w:rPr>
        <w:fldChar w:fldCharType="separate"/>
      </w:r>
      <w:r>
        <w:rPr>
          <w:noProof/>
        </w:rPr>
        <w:t>19</w:t>
      </w:r>
      <w:r>
        <w:rPr>
          <w:noProof/>
        </w:rPr>
        <w:fldChar w:fldCharType="end"/>
      </w:r>
    </w:p>
    <w:p w14:paraId="29B19C58"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5 - CIMI Foundational Package</w:t>
      </w:r>
      <w:r>
        <w:rPr>
          <w:noProof/>
        </w:rPr>
        <w:tab/>
      </w:r>
      <w:r>
        <w:rPr>
          <w:noProof/>
        </w:rPr>
        <w:fldChar w:fldCharType="begin"/>
      </w:r>
      <w:r>
        <w:rPr>
          <w:noProof/>
        </w:rPr>
        <w:instrText xml:space="preserve"> PAGEREF _Toc342304483 \h </w:instrText>
      </w:r>
      <w:r>
        <w:rPr>
          <w:noProof/>
        </w:rPr>
      </w:r>
      <w:r>
        <w:rPr>
          <w:noProof/>
        </w:rPr>
        <w:fldChar w:fldCharType="separate"/>
      </w:r>
      <w:r>
        <w:rPr>
          <w:noProof/>
        </w:rPr>
        <w:t>19</w:t>
      </w:r>
      <w:r>
        <w:rPr>
          <w:noProof/>
        </w:rPr>
        <w:fldChar w:fldCharType="end"/>
      </w:r>
    </w:p>
    <w:p w14:paraId="1DC79464"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6 - CIMI Party Package</w:t>
      </w:r>
      <w:r>
        <w:rPr>
          <w:noProof/>
        </w:rPr>
        <w:tab/>
      </w:r>
      <w:r>
        <w:rPr>
          <w:noProof/>
        </w:rPr>
        <w:fldChar w:fldCharType="begin"/>
      </w:r>
      <w:r>
        <w:rPr>
          <w:noProof/>
        </w:rPr>
        <w:instrText xml:space="preserve"> PAGEREF _Toc342304484 \h </w:instrText>
      </w:r>
      <w:r>
        <w:rPr>
          <w:noProof/>
        </w:rPr>
      </w:r>
      <w:r>
        <w:rPr>
          <w:noProof/>
        </w:rPr>
        <w:fldChar w:fldCharType="separate"/>
      </w:r>
      <w:r>
        <w:rPr>
          <w:noProof/>
        </w:rPr>
        <w:t>20</w:t>
      </w:r>
      <w:r>
        <w:rPr>
          <w:noProof/>
        </w:rPr>
        <w:fldChar w:fldCharType="end"/>
      </w:r>
    </w:p>
    <w:p w14:paraId="0C94918E"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7 - Specialization of the PARTY Class</w:t>
      </w:r>
      <w:r>
        <w:rPr>
          <w:noProof/>
        </w:rPr>
        <w:tab/>
      </w:r>
      <w:r>
        <w:rPr>
          <w:noProof/>
        </w:rPr>
        <w:fldChar w:fldCharType="begin"/>
      </w:r>
      <w:r>
        <w:rPr>
          <w:noProof/>
        </w:rPr>
        <w:instrText xml:space="preserve"> PAGEREF _Toc342304485 \h </w:instrText>
      </w:r>
      <w:r>
        <w:rPr>
          <w:noProof/>
        </w:rPr>
      </w:r>
      <w:r>
        <w:rPr>
          <w:noProof/>
        </w:rPr>
        <w:fldChar w:fldCharType="separate"/>
      </w:r>
      <w:r>
        <w:rPr>
          <w:noProof/>
        </w:rPr>
        <w:t>22</w:t>
      </w:r>
      <w:r>
        <w:rPr>
          <w:noProof/>
        </w:rPr>
        <w:fldChar w:fldCharType="end"/>
      </w:r>
    </w:p>
    <w:p w14:paraId="3AA0A42B"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8 - Clinical Statement Pattern</w:t>
      </w:r>
      <w:r>
        <w:rPr>
          <w:noProof/>
        </w:rPr>
        <w:tab/>
      </w:r>
      <w:r>
        <w:rPr>
          <w:noProof/>
        </w:rPr>
        <w:fldChar w:fldCharType="begin"/>
      </w:r>
      <w:r>
        <w:rPr>
          <w:noProof/>
        </w:rPr>
        <w:instrText xml:space="preserve"> PAGEREF _Toc342304486 \h </w:instrText>
      </w:r>
      <w:r>
        <w:rPr>
          <w:noProof/>
        </w:rPr>
      </w:r>
      <w:r>
        <w:rPr>
          <w:noProof/>
        </w:rPr>
        <w:fldChar w:fldCharType="separate"/>
      </w:r>
      <w:r>
        <w:rPr>
          <w:noProof/>
        </w:rPr>
        <w:t>23</w:t>
      </w:r>
      <w:r>
        <w:rPr>
          <w:noProof/>
        </w:rPr>
        <w:fldChar w:fldCharType="end"/>
      </w:r>
    </w:p>
    <w:p w14:paraId="3FC6C636"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9 - Clinical Statement Topics</w:t>
      </w:r>
      <w:r>
        <w:rPr>
          <w:noProof/>
        </w:rPr>
        <w:tab/>
      </w:r>
      <w:r>
        <w:rPr>
          <w:noProof/>
        </w:rPr>
        <w:fldChar w:fldCharType="begin"/>
      </w:r>
      <w:r>
        <w:rPr>
          <w:noProof/>
        </w:rPr>
        <w:instrText xml:space="preserve"> PAGEREF _Toc342304487 \h </w:instrText>
      </w:r>
      <w:r>
        <w:rPr>
          <w:noProof/>
        </w:rPr>
      </w:r>
      <w:r>
        <w:rPr>
          <w:noProof/>
        </w:rPr>
        <w:fldChar w:fldCharType="separate"/>
      </w:r>
      <w:r>
        <w:rPr>
          <w:noProof/>
        </w:rPr>
        <w:t>23</w:t>
      </w:r>
      <w:r>
        <w:rPr>
          <w:noProof/>
        </w:rPr>
        <w:fldChar w:fldCharType="end"/>
      </w:r>
      <w:bookmarkStart w:id="2" w:name="_GoBack"/>
      <w:bookmarkEnd w:id="2"/>
    </w:p>
    <w:p w14:paraId="47AECF1F"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10 - Example Lifecycle of a Proposal</w:t>
      </w:r>
      <w:r>
        <w:rPr>
          <w:noProof/>
        </w:rPr>
        <w:tab/>
      </w:r>
      <w:r>
        <w:rPr>
          <w:noProof/>
        </w:rPr>
        <w:fldChar w:fldCharType="begin"/>
      </w:r>
      <w:r>
        <w:rPr>
          <w:noProof/>
        </w:rPr>
        <w:instrText xml:space="preserve"> PAGEREF _Toc342304488 \h </w:instrText>
      </w:r>
      <w:r>
        <w:rPr>
          <w:noProof/>
        </w:rPr>
      </w:r>
      <w:r>
        <w:rPr>
          <w:noProof/>
        </w:rPr>
        <w:fldChar w:fldCharType="separate"/>
      </w:r>
      <w:r>
        <w:rPr>
          <w:noProof/>
        </w:rPr>
        <w:t>24</w:t>
      </w:r>
      <w:r>
        <w:rPr>
          <w:noProof/>
        </w:rPr>
        <w:fldChar w:fldCharType="end"/>
      </w:r>
    </w:p>
    <w:p w14:paraId="184CB95F"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11 - State Transition History</w:t>
      </w:r>
      <w:r>
        <w:rPr>
          <w:noProof/>
        </w:rPr>
        <w:tab/>
      </w:r>
      <w:r>
        <w:rPr>
          <w:noProof/>
        </w:rPr>
        <w:fldChar w:fldCharType="begin"/>
      </w:r>
      <w:r>
        <w:rPr>
          <w:noProof/>
        </w:rPr>
        <w:instrText xml:space="preserve"> PAGEREF _Toc342304489 \h </w:instrText>
      </w:r>
      <w:r>
        <w:rPr>
          <w:noProof/>
        </w:rPr>
      </w:r>
      <w:r>
        <w:rPr>
          <w:noProof/>
        </w:rPr>
        <w:fldChar w:fldCharType="separate"/>
      </w:r>
      <w:r>
        <w:rPr>
          <w:noProof/>
        </w:rPr>
        <w:t>25</w:t>
      </w:r>
      <w:r>
        <w:rPr>
          <w:noProof/>
        </w:rPr>
        <w:fldChar w:fldCharType="end"/>
      </w:r>
    </w:p>
    <w:p w14:paraId="52703492"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12 - ClinicalStatement Contexts</w:t>
      </w:r>
      <w:r>
        <w:rPr>
          <w:noProof/>
        </w:rPr>
        <w:tab/>
      </w:r>
      <w:r>
        <w:rPr>
          <w:noProof/>
        </w:rPr>
        <w:fldChar w:fldCharType="begin"/>
      </w:r>
      <w:r>
        <w:rPr>
          <w:noProof/>
        </w:rPr>
        <w:instrText xml:space="preserve"> PAGEREF _Toc342304490 \h </w:instrText>
      </w:r>
      <w:r>
        <w:rPr>
          <w:noProof/>
        </w:rPr>
      </w:r>
      <w:r>
        <w:rPr>
          <w:noProof/>
        </w:rPr>
        <w:fldChar w:fldCharType="separate"/>
      </w:r>
      <w:r>
        <w:rPr>
          <w:noProof/>
        </w:rPr>
        <w:t>25</w:t>
      </w:r>
      <w:r>
        <w:rPr>
          <w:noProof/>
        </w:rPr>
        <w:fldChar w:fldCharType="end"/>
      </w:r>
    </w:p>
    <w:p w14:paraId="359DB4AF"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13 - Finding Contexts</w:t>
      </w:r>
      <w:r>
        <w:rPr>
          <w:noProof/>
        </w:rPr>
        <w:tab/>
      </w:r>
      <w:r>
        <w:rPr>
          <w:noProof/>
        </w:rPr>
        <w:fldChar w:fldCharType="begin"/>
      </w:r>
      <w:r>
        <w:rPr>
          <w:noProof/>
        </w:rPr>
        <w:instrText xml:space="preserve"> PAGEREF _Toc342304491 \h </w:instrText>
      </w:r>
      <w:r>
        <w:rPr>
          <w:noProof/>
        </w:rPr>
      </w:r>
      <w:r>
        <w:rPr>
          <w:noProof/>
        </w:rPr>
        <w:fldChar w:fldCharType="separate"/>
      </w:r>
      <w:r>
        <w:rPr>
          <w:noProof/>
        </w:rPr>
        <w:t>26</w:t>
      </w:r>
      <w:r>
        <w:rPr>
          <w:noProof/>
        </w:rPr>
        <w:fldChar w:fldCharType="end"/>
      </w:r>
    </w:p>
    <w:p w14:paraId="7E2969C6"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14 - Action Contexts</w:t>
      </w:r>
      <w:r>
        <w:rPr>
          <w:noProof/>
        </w:rPr>
        <w:tab/>
      </w:r>
      <w:r>
        <w:rPr>
          <w:noProof/>
        </w:rPr>
        <w:fldChar w:fldCharType="begin"/>
      </w:r>
      <w:r>
        <w:rPr>
          <w:noProof/>
        </w:rPr>
        <w:instrText xml:space="preserve"> PAGEREF _Toc342304492 \h </w:instrText>
      </w:r>
      <w:r>
        <w:rPr>
          <w:noProof/>
        </w:rPr>
      </w:r>
      <w:r>
        <w:rPr>
          <w:noProof/>
        </w:rPr>
        <w:fldChar w:fldCharType="separate"/>
      </w:r>
      <w:r>
        <w:rPr>
          <w:noProof/>
        </w:rPr>
        <w:t>27</w:t>
      </w:r>
      <w:r>
        <w:rPr>
          <w:noProof/>
        </w:rPr>
        <w:fldChar w:fldCharType="end"/>
      </w:r>
    </w:p>
    <w:p w14:paraId="15CBC6B8"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15 - Provenance Patterns</w:t>
      </w:r>
      <w:r>
        <w:rPr>
          <w:noProof/>
        </w:rPr>
        <w:tab/>
      </w:r>
      <w:r>
        <w:rPr>
          <w:noProof/>
        </w:rPr>
        <w:fldChar w:fldCharType="begin"/>
      </w:r>
      <w:r>
        <w:rPr>
          <w:noProof/>
        </w:rPr>
        <w:instrText xml:space="preserve"> PAGEREF _Toc342304493 \h </w:instrText>
      </w:r>
      <w:r>
        <w:rPr>
          <w:noProof/>
        </w:rPr>
      </w:r>
      <w:r>
        <w:rPr>
          <w:noProof/>
        </w:rPr>
        <w:fldChar w:fldCharType="separate"/>
      </w:r>
      <w:r>
        <w:rPr>
          <w:noProof/>
        </w:rPr>
        <w:t>30</w:t>
      </w:r>
      <w:r>
        <w:rPr>
          <w:noProof/>
        </w:rPr>
        <w:fldChar w:fldCharType="end"/>
      </w:r>
    </w:p>
    <w:p w14:paraId="45934900"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16 - Assertion Statement Topic</w:t>
      </w:r>
      <w:r>
        <w:rPr>
          <w:noProof/>
        </w:rPr>
        <w:tab/>
      </w:r>
      <w:r>
        <w:rPr>
          <w:noProof/>
        </w:rPr>
        <w:fldChar w:fldCharType="begin"/>
      </w:r>
      <w:r>
        <w:rPr>
          <w:noProof/>
        </w:rPr>
        <w:instrText xml:space="preserve"> PAGEREF _Toc342304494 \h </w:instrText>
      </w:r>
      <w:r>
        <w:rPr>
          <w:noProof/>
        </w:rPr>
      </w:r>
      <w:r>
        <w:rPr>
          <w:noProof/>
        </w:rPr>
        <w:fldChar w:fldCharType="separate"/>
      </w:r>
      <w:r>
        <w:rPr>
          <w:noProof/>
        </w:rPr>
        <w:t>31</w:t>
      </w:r>
      <w:r>
        <w:rPr>
          <w:noProof/>
        </w:rPr>
        <w:fldChar w:fldCharType="end"/>
      </w:r>
    </w:p>
    <w:p w14:paraId="3E645BC4"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17 - Action Topics</w:t>
      </w:r>
      <w:r>
        <w:rPr>
          <w:noProof/>
        </w:rPr>
        <w:tab/>
      </w:r>
      <w:r>
        <w:rPr>
          <w:noProof/>
        </w:rPr>
        <w:fldChar w:fldCharType="begin"/>
      </w:r>
      <w:r>
        <w:rPr>
          <w:noProof/>
        </w:rPr>
        <w:instrText xml:space="preserve"> PAGEREF _Toc342304495 \h </w:instrText>
      </w:r>
      <w:r>
        <w:rPr>
          <w:noProof/>
        </w:rPr>
      </w:r>
      <w:r>
        <w:rPr>
          <w:noProof/>
        </w:rPr>
        <w:fldChar w:fldCharType="separate"/>
      </w:r>
      <w:r>
        <w:rPr>
          <w:noProof/>
        </w:rPr>
        <w:t>33</w:t>
      </w:r>
      <w:r>
        <w:rPr>
          <w:noProof/>
        </w:rPr>
        <w:fldChar w:fldCharType="end"/>
      </w:r>
    </w:p>
    <w:p w14:paraId="2B215515"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18 - Material Entities</w:t>
      </w:r>
      <w:r>
        <w:rPr>
          <w:noProof/>
        </w:rPr>
        <w:tab/>
      </w:r>
      <w:r>
        <w:rPr>
          <w:noProof/>
        </w:rPr>
        <w:fldChar w:fldCharType="begin"/>
      </w:r>
      <w:r>
        <w:rPr>
          <w:noProof/>
        </w:rPr>
        <w:instrText xml:space="preserve"> PAGEREF _Toc342304496 \h </w:instrText>
      </w:r>
      <w:r>
        <w:rPr>
          <w:noProof/>
        </w:rPr>
      </w:r>
      <w:r>
        <w:rPr>
          <w:noProof/>
        </w:rPr>
        <w:fldChar w:fldCharType="separate"/>
      </w:r>
      <w:r>
        <w:rPr>
          <w:noProof/>
        </w:rPr>
        <w:t>34</w:t>
      </w:r>
      <w:r>
        <w:rPr>
          <w:noProof/>
        </w:rPr>
        <w:fldChar w:fldCharType="end"/>
      </w:r>
    </w:p>
    <w:p w14:paraId="38C9C92A"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19 - Other Data Structures</w:t>
      </w:r>
      <w:r>
        <w:rPr>
          <w:noProof/>
        </w:rPr>
        <w:tab/>
      </w:r>
      <w:r>
        <w:rPr>
          <w:noProof/>
        </w:rPr>
        <w:fldChar w:fldCharType="begin"/>
      </w:r>
      <w:r>
        <w:rPr>
          <w:noProof/>
        </w:rPr>
        <w:instrText xml:space="preserve"> PAGEREF _Toc342304497 \h </w:instrText>
      </w:r>
      <w:r>
        <w:rPr>
          <w:noProof/>
        </w:rPr>
      </w:r>
      <w:r>
        <w:rPr>
          <w:noProof/>
        </w:rPr>
        <w:fldChar w:fldCharType="separate"/>
      </w:r>
      <w:r>
        <w:rPr>
          <w:noProof/>
        </w:rPr>
        <w:t>35</w:t>
      </w:r>
      <w:r>
        <w:rPr>
          <w:noProof/>
        </w:rPr>
        <w:fldChar w:fldCharType="end"/>
      </w:r>
    </w:p>
    <w:p w14:paraId="3037357D"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20 - Address Structures</w:t>
      </w:r>
      <w:r>
        <w:rPr>
          <w:noProof/>
        </w:rPr>
        <w:tab/>
      </w:r>
      <w:r>
        <w:rPr>
          <w:noProof/>
        </w:rPr>
        <w:fldChar w:fldCharType="begin"/>
      </w:r>
      <w:r>
        <w:rPr>
          <w:noProof/>
        </w:rPr>
        <w:instrText xml:space="preserve"> PAGEREF _Toc342304498 \h </w:instrText>
      </w:r>
      <w:r>
        <w:rPr>
          <w:noProof/>
        </w:rPr>
      </w:r>
      <w:r>
        <w:rPr>
          <w:noProof/>
        </w:rPr>
        <w:fldChar w:fldCharType="separate"/>
      </w:r>
      <w:r>
        <w:rPr>
          <w:noProof/>
        </w:rPr>
        <w:t>36</w:t>
      </w:r>
      <w:r>
        <w:rPr>
          <w:noProof/>
        </w:rPr>
        <w:fldChar w:fldCharType="end"/>
      </w:r>
    </w:p>
    <w:p w14:paraId="510BBF18"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21 - Party and Related Structures</w:t>
      </w:r>
      <w:r>
        <w:rPr>
          <w:noProof/>
        </w:rPr>
        <w:tab/>
      </w:r>
      <w:r>
        <w:rPr>
          <w:noProof/>
        </w:rPr>
        <w:fldChar w:fldCharType="begin"/>
      </w:r>
      <w:r>
        <w:rPr>
          <w:noProof/>
        </w:rPr>
        <w:instrText xml:space="preserve"> PAGEREF _Toc342304499 \h </w:instrText>
      </w:r>
      <w:r>
        <w:rPr>
          <w:noProof/>
        </w:rPr>
      </w:r>
      <w:r>
        <w:rPr>
          <w:noProof/>
        </w:rPr>
        <w:fldChar w:fldCharType="separate"/>
      </w:r>
      <w:r>
        <w:rPr>
          <w:noProof/>
        </w:rPr>
        <w:t>37</w:t>
      </w:r>
      <w:r>
        <w:rPr>
          <w:noProof/>
        </w:rPr>
        <w:fldChar w:fldCharType="end"/>
      </w:r>
    </w:p>
    <w:p w14:paraId="4AAEEEE2"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22 - Association Class Specializations</w:t>
      </w:r>
      <w:r>
        <w:rPr>
          <w:noProof/>
        </w:rPr>
        <w:tab/>
      </w:r>
      <w:r>
        <w:rPr>
          <w:noProof/>
        </w:rPr>
        <w:fldChar w:fldCharType="begin"/>
      </w:r>
      <w:r>
        <w:rPr>
          <w:noProof/>
        </w:rPr>
        <w:instrText xml:space="preserve"> PAGEREF _Toc342304500 \h </w:instrText>
      </w:r>
      <w:r>
        <w:rPr>
          <w:noProof/>
        </w:rPr>
      </w:r>
      <w:r>
        <w:rPr>
          <w:noProof/>
        </w:rPr>
        <w:fldChar w:fldCharType="separate"/>
      </w:r>
      <w:r>
        <w:rPr>
          <w:noProof/>
        </w:rPr>
        <w:t>38</w:t>
      </w:r>
      <w:r>
        <w:rPr>
          <w:noProof/>
        </w:rPr>
        <w:fldChar w:fldCharType="end"/>
      </w:r>
    </w:p>
    <w:p w14:paraId="340F34E9"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23 - Attribution Archetype Hierarchy</w:t>
      </w:r>
      <w:r>
        <w:rPr>
          <w:noProof/>
        </w:rPr>
        <w:tab/>
      </w:r>
      <w:r>
        <w:rPr>
          <w:noProof/>
        </w:rPr>
        <w:fldChar w:fldCharType="begin"/>
      </w:r>
      <w:r>
        <w:rPr>
          <w:noProof/>
        </w:rPr>
        <w:instrText xml:space="preserve"> PAGEREF _Toc342304501 \h </w:instrText>
      </w:r>
      <w:r>
        <w:rPr>
          <w:noProof/>
        </w:rPr>
      </w:r>
      <w:r>
        <w:rPr>
          <w:noProof/>
        </w:rPr>
        <w:fldChar w:fldCharType="separate"/>
      </w:r>
      <w:r>
        <w:rPr>
          <w:noProof/>
        </w:rPr>
        <w:t>39</w:t>
      </w:r>
      <w:r>
        <w:rPr>
          <w:noProof/>
        </w:rPr>
        <w:fldChar w:fldCharType="end"/>
      </w:r>
    </w:p>
    <w:p w14:paraId="466D9C32"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24 - Statement Context Archetype Hierarchies</w:t>
      </w:r>
      <w:r>
        <w:rPr>
          <w:noProof/>
        </w:rPr>
        <w:tab/>
      </w:r>
      <w:r>
        <w:rPr>
          <w:noProof/>
        </w:rPr>
        <w:fldChar w:fldCharType="begin"/>
      </w:r>
      <w:r>
        <w:rPr>
          <w:noProof/>
        </w:rPr>
        <w:instrText xml:space="preserve"> PAGEREF _Toc342304502 \h </w:instrText>
      </w:r>
      <w:r>
        <w:rPr>
          <w:noProof/>
        </w:rPr>
      </w:r>
      <w:r>
        <w:rPr>
          <w:noProof/>
        </w:rPr>
        <w:fldChar w:fldCharType="separate"/>
      </w:r>
      <w:r>
        <w:rPr>
          <w:noProof/>
        </w:rPr>
        <w:t>41</w:t>
      </w:r>
      <w:r>
        <w:rPr>
          <w:noProof/>
        </w:rPr>
        <w:fldChar w:fldCharType="end"/>
      </w:r>
    </w:p>
    <w:p w14:paraId="760E03ED"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25 - Top Level Statement Topic Hierarchies</w:t>
      </w:r>
      <w:r>
        <w:rPr>
          <w:noProof/>
        </w:rPr>
        <w:tab/>
      </w:r>
      <w:r>
        <w:rPr>
          <w:noProof/>
        </w:rPr>
        <w:fldChar w:fldCharType="begin"/>
      </w:r>
      <w:r>
        <w:rPr>
          <w:noProof/>
        </w:rPr>
        <w:instrText xml:space="preserve"> PAGEREF _Toc342304503 \h </w:instrText>
      </w:r>
      <w:r>
        <w:rPr>
          <w:noProof/>
        </w:rPr>
      </w:r>
      <w:r>
        <w:rPr>
          <w:noProof/>
        </w:rPr>
        <w:fldChar w:fldCharType="separate"/>
      </w:r>
      <w:r>
        <w:rPr>
          <w:noProof/>
        </w:rPr>
        <w:t>42</w:t>
      </w:r>
      <w:r>
        <w:rPr>
          <w:noProof/>
        </w:rPr>
        <w:fldChar w:fldCharType="end"/>
      </w:r>
    </w:p>
    <w:p w14:paraId="12B98C2B"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26 - Top Level Indivisible Statement Hierarchies</w:t>
      </w:r>
      <w:r>
        <w:rPr>
          <w:noProof/>
        </w:rPr>
        <w:tab/>
      </w:r>
      <w:r>
        <w:rPr>
          <w:noProof/>
        </w:rPr>
        <w:fldChar w:fldCharType="begin"/>
      </w:r>
      <w:r>
        <w:rPr>
          <w:noProof/>
        </w:rPr>
        <w:instrText xml:space="preserve"> PAGEREF _Toc342304504 \h </w:instrText>
      </w:r>
      <w:r>
        <w:rPr>
          <w:noProof/>
        </w:rPr>
      </w:r>
      <w:r>
        <w:rPr>
          <w:noProof/>
        </w:rPr>
        <w:fldChar w:fldCharType="separate"/>
      </w:r>
      <w:r>
        <w:rPr>
          <w:noProof/>
        </w:rPr>
        <w:t>43</w:t>
      </w:r>
      <w:r>
        <w:rPr>
          <w:noProof/>
        </w:rPr>
        <w:fldChar w:fldCharType="end"/>
      </w:r>
    </w:p>
    <w:p w14:paraId="734304D7"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27 - Top Level Compound Statement Hierarchies</w:t>
      </w:r>
      <w:r>
        <w:rPr>
          <w:noProof/>
        </w:rPr>
        <w:tab/>
      </w:r>
      <w:r>
        <w:rPr>
          <w:noProof/>
        </w:rPr>
        <w:fldChar w:fldCharType="begin"/>
      </w:r>
      <w:r>
        <w:rPr>
          <w:noProof/>
        </w:rPr>
        <w:instrText xml:space="preserve"> PAGEREF _Toc342304505 \h </w:instrText>
      </w:r>
      <w:r>
        <w:rPr>
          <w:noProof/>
        </w:rPr>
      </w:r>
      <w:r>
        <w:rPr>
          <w:noProof/>
        </w:rPr>
        <w:fldChar w:fldCharType="separate"/>
      </w:r>
      <w:r>
        <w:rPr>
          <w:noProof/>
        </w:rPr>
        <w:t>43</w:t>
      </w:r>
      <w:r>
        <w:rPr>
          <w:noProof/>
        </w:rPr>
        <w:fldChar w:fldCharType="end"/>
      </w:r>
    </w:p>
    <w:p w14:paraId="6D1DA749"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28 - Act Clinical Statements</w:t>
      </w:r>
      <w:r>
        <w:rPr>
          <w:noProof/>
        </w:rPr>
        <w:tab/>
      </w:r>
      <w:r>
        <w:rPr>
          <w:noProof/>
        </w:rPr>
        <w:fldChar w:fldCharType="begin"/>
      </w:r>
      <w:r>
        <w:rPr>
          <w:noProof/>
        </w:rPr>
        <w:instrText xml:space="preserve"> PAGEREF _Toc342304506 \h </w:instrText>
      </w:r>
      <w:r>
        <w:rPr>
          <w:noProof/>
        </w:rPr>
      </w:r>
      <w:r>
        <w:rPr>
          <w:noProof/>
        </w:rPr>
        <w:fldChar w:fldCharType="separate"/>
      </w:r>
      <w:r>
        <w:rPr>
          <w:noProof/>
        </w:rPr>
        <w:t>44</w:t>
      </w:r>
      <w:r>
        <w:rPr>
          <w:noProof/>
        </w:rPr>
        <w:fldChar w:fldCharType="end"/>
      </w:r>
    </w:p>
    <w:p w14:paraId="25A78D0A"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29 - Finding Clinical Statements</w:t>
      </w:r>
      <w:r>
        <w:rPr>
          <w:noProof/>
        </w:rPr>
        <w:tab/>
      </w:r>
      <w:r>
        <w:rPr>
          <w:noProof/>
        </w:rPr>
        <w:fldChar w:fldCharType="begin"/>
      </w:r>
      <w:r>
        <w:rPr>
          <w:noProof/>
        </w:rPr>
        <w:instrText xml:space="preserve"> PAGEREF _Toc342304507 \h </w:instrText>
      </w:r>
      <w:r>
        <w:rPr>
          <w:noProof/>
        </w:rPr>
      </w:r>
      <w:r>
        <w:rPr>
          <w:noProof/>
        </w:rPr>
        <w:fldChar w:fldCharType="separate"/>
      </w:r>
      <w:r>
        <w:rPr>
          <w:noProof/>
        </w:rPr>
        <w:t>45</w:t>
      </w:r>
      <w:r>
        <w:rPr>
          <w:noProof/>
        </w:rPr>
        <w:fldChar w:fldCharType="end"/>
      </w:r>
    </w:p>
    <w:p w14:paraId="27DA734E"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30 - Progressive Value Set Constraints</w:t>
      </w:r>
      <w:r>
        <w:rPr>
          <w:noProof/>
        </w:rPr>
        <w:tab/>
      </w:r>
      <w:r>
        <w:rPr>
          <w:noProof/>
        </w:rPr>
        <w:fldChar w:fldCharType="begin"/>
      </w:r>
      <w:r>
        <w:rPr>
          <w:noProof/>
        </w:rPr>
        <w:instrText xml:space="preserve"> PAGEREF _Toc342304508 \h </w:instrText>
      </w:r>
      <w:r>
        <w:rPr>
          <w:noProof/>
        </w:rPr>
      </w:r>
      <w:r>
        <w:rPr>
          <w:noProof/>
        </w:rPr>
        <w:fldChar w:fldCharType="separate"/>
      </w:r>
      <w:r>
        <w:rPr>
          <w:noProof/>
        </w:rPr>
        <w:t>46</w:t>
      </w:r>
      <w:r>
        <w:rPr>
          <w:noProof/>
        </w:rPr>
        <w:fldChar w:fldCharType="end"/>
      </w:r>
    </w:p>
    <w:p w14:paraId="0286336F"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31 - Type Constraints</w:t>
      </w:r>
      <w:r>
        <w:rPr>
          <w:noProof/>
        </w:rPr>
        <w:tab/>
      </w:r>
      <w:r>
        <w:rPr>
          <w:noProof/>
        </w:rPr>
        <w:fldChar w:fldCharType="begin"/>
      </w:r>
      <w:r>
        <w:rPr>
          <w:noProof/>
        </w:rPr>
        <w:instrText xml:space="preserve"> PAGEREF _Toc342304509 \h </w:instrText>
      </w:r>
      <w:r>
        <w:rPr>
          <w:noProof/>
        </w:rPr>
      </w:r>
      <w:r>
        <w:rPr>
          <w:noProof/>
        </w:rPr>
        <w:fldChar w:fldCharType="separate"/>
      </w:r>
      <w:r>
        <w:rPr>
          <w:noProof/>
        </w:rPr>
        <w:t>47</w:t>
      </w:r>
      <w:r>
        <w:rPr>
          <w:noProof/>
        </w:rPr>
        <w:fldChar w:fldCharType="end"/>
      </w:r>
    </w:p>
    <w:p w14:paraId="716FD05C"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32 - The Clinical Statement Pattern in Archetypes</w:t>
      </w:r>
      <w:r>
        <w:rPr>
          <w:noProof/>
        </w:rPr>
        <w:tab/>
      </w:r>
      <w:r>
        <w:rPr>
          <w:noProof/>
        </w:rPr>
        <w:fldChar w:fldCharType="begin"/>
      </w:r>
      <w:r>
        <w:rPr>
          <w:noProof/>
        </w:rPr>
        <w:instrText xml:space="preserve"> PAGEREF _Toc342304510 \h </w:instrText>
      </w:r>
      <w:r>
        <w:rPr>
          <w:noProof/>
        </w:rPr>
      </w:r>
      <w:r>
        <w:rPr>
          <w:noProof/>
        </w:rPr>
        <w:fldChar w:fldCharType="separate"/>
      </w:r>
      <w:r>
        <w:rPr>
          <w:noProof/>
        </w:rPr>
        <w:t>48</w:t>
      </w:r>
      <w:r>
        <w:rPr>
          <w:noProof/>
        </w:rPr>
        <w:fldChar w:fldCharType="end"/>
      </w:r>
    </w:p>
    <w:p w14:paraId="69994B9D" w14:textId="77777777" w:rsidR="00D54EF1" w:rsidRDefault="00D54EF1">
      <w:pPr>
        <w:pStyle w:val="TableofFigures"/>
        <w:tabs>
          <w:tab w:val="right" w:pos="8846"/>
        </w:tabs>
        <w:rPr>
          <w:rFonts w:eastAsiaTheme="minorEastAsia" w:cstheme="minorBidi"/>
          <w:caps w:val="0"/>
          <w:noProof/>
          <w:color w:val="auto"/>
          <w:sz w:val="24"/>
          <w:szCs w:val="24"/>
          <w:lang w:eastAsia="ja-JP"/>
        </w:rPr>
      </w:pPr>
      <w:r>
        <w:rPr>
          <w:noProof/>
        </w:rPr>
        <w:t>Figure 33 - Illustration of CIMI Modeling Layers</w:t>
      </w:r>
      <w:r>
        <w:rPr>
          <w:noProof/>
        </w:rPr>
        <w:tab/>
      </w:r>
      <w:r>
        <w:rPr>
          <w:noProof/>
        </w:rPr>
        <w:fldChar w:fldCharType="begin"/>
      </w:r>
      <w:r>
        <w:rPr>
          <w:noProof/>
        </w:rPr>
        <w:instrText xml:space="preserve"> PAGEREF _Toc342304511 \h </w:instrText>
      </w:r>
      <w:r>
        <w:rPr>
          <w:noProof/>
        </w:rPr>
      </w:r>
      <w:r>
        <w:rPr>
          <w:noProof/>
        </w:rPr>
        <w:fldChar w:fldCharType="separate"/>
      </w:r>
      <w:r>
        <w:rPr>
          <w:noProof/>
        </w:rPr>
        <w:t>55</w:t>
      </w:r>
      <w:r>
        <w:rPr>
          <w:noProof/>
        </w:rPr>
        <w:fldChar w:fldCharType="end"/>
      </w:r>
    </w:p>
    <w:p w14:paraId="0E5E20FF" w14:textId="77777777" w:rsidR="00E03BAB" w:rsidRDefault="00E03BAB">
      <w:pPr>
        <w:rPr>
          <w:rFonts w:ascii="Cambria" w:eastAsia="Cambria" w:hAnsi="Cambria" w:cs="Cambria"/>
          <w:b/>
          <w:color w:val="365F91"/>
          <w:sz w:val="28"/>
          <w:szCs w:val="28"/>
        </w:rPr>
      </w:pPr>
      <w:r>
        <w:fldChar w:fldCharType="end"/>
      </w:r>
      <w:r>
        <w:br w:type="page"/>
      </w:r>
    </w:p>
    <w:p w14:paraId="0E29994A" w14:textId="5877FE28" w:rsidR="00274316" w:rsidRDefault="006728F8" w:rsidP="00BA78CC">
      <w:pPr>
        <w:pStyle w:val="Heading1"/>
      </w:pPr>
      <w:bookmarkStart w:id="3" w:name="_Toc342304425"/>
      <w:r>
        <w:lastRenderedPageBreak/>
        <w:t>Background</w:t>
      </w:r>
      <w:bookmarkEnd w:id="3"/>
    </w:p>
    <w:p w14:paraId="6CEA5DB5" w14:textId="4030FA26" w:rsidR="00274316" w:rsidRDefault="006728F8">
      <w:pPr>
        <w:pStyle w:val="normal0"/>
      </w:pPr>
      <w:r>
        <w:t xml:space="preserve">The Clinical Information </w:t>
      </w:r>
      <w:r w:rsidR="00434957">
        <w:t>Model</w:t>
      </w:r>
      <w:r>
        <w:t xml:space="preserve">ing Initiative (CIMI) is a Health Level Seven (HL7) workgroup dedicated to providing a common definition of health information content so that semantically interoperable information may be created and shared in health records, messages and documents. </w:t>
      </w:r>
    </w:p>
    <w:p w14:paraId="7619E0F0" w14:textId="35919C0E" w:rsidR="00274316" w:rsidRDefault="006728F8">
      <w:pPr>
        <w:pStyle w:val="normal0"/>
      </w:pPr>
      <w:r>
        <w:t xml:space="preserve">In achieving this goal, CIMI has established a CIMI </w:t>
      </w:r>
      <w:r w:rsidR="00434957">
        <w:t>model</w:t>
      </w:r>
      <w:r>
        <w:t xml:space="preserve">ing </w:t>
      </w:r>
      <w:r w:rsidR="00F77070">
        <w:t xml:space="preserve">architecture, </w:t>
      </w:r>
      <w:r>
        <w:t xml:space="preserve">methodology, style guide and a set of models, which together demonstrate and test the approach to CIMI clinical </w:t>
      </w:r>
      <w:r w:rsidR="00434957">
        <w:t>model</w:t>
      </w:r>
      <w:r>
        <w:t>ing.</w:t>
      </w:r>
    </w:p>
    <w:p w14:paraId="59D73E83" w14:textId="10C09473" w:rsidR="00274316" w:rsidRDefault="006728F8">
      <w:pPr>
        <w:pStyle w:val="normal0"/>
      </w:pPr>
      <w:r>
        <w:t xml:space="preserve">CIMI </w:t>
      </w:r>
      <w:r w:rsidR="00434957">
        <w:t>model</w:t>
      </w:r>
      <w:r>
        <w:t>ing is the overall strategy for specifying, at a granular level and in a computable fashion, the structure and semantics of the common data elements that will be stored in an Electronic Health Record (EHR).  More exactly, the CIMI Model specifies how to create a “model” of a particular type of element (e.g., a heart rate measurement, a laboratory observation, or a procedure performed). The model declares how a valid “instance” of that element should be structured, and the semantics of that structure.  By analogy, a blueprint is used for building cars.  All the cars built as a result of the blueprint conform to the specifications of the blueprint.  The cars conforming to the blueprints are analogous to instances of data (e.g., John Smith’s heart rate measurement at 11 am on January 26th, the observation of Mary Black’s blood glucose on March 20th, or the procedure performed on Jeff Brown June 23rd at 10 am), while the blueprints are analogous to the models (e.g., a model for heart rate measurement instances, a model for laboratory observation instances, or a model for procedure performed instances).</w:t>
      </w:r>
    </w:p>
    <w:p w14:paraId="31861403" w14:textId="2C077E75" w:rsidR="00274316" w:rsidRDefault="006728F8">
      <w:pPr>
        <w:pStyle w:val="normal0"/>
      </w:pPr>
      <w:r>
        <w:t xml:space="preserve">The purpose of this document is to give </w:t>
      </w:r>
      <w:r w:rsidR="00434957">
        <w:t>model</w:t>
      </w:r>
      <w:r>
        <w:t xml:space="preserve">ers practical information needed to author CIMI models.  This document describes some initial proposals by the CIMI </w:t>
      </w:r>
      <w:r w:rsidR="00434957">
        <w:t>model</w:t>
      </w:r>
      <w:r>
        <w:t xml:space="preserve">ing task force that will help to inform CIMI’s model architecture, </w:t>
      </w:r>
      <w:r w:rsidR="00434957">
        <w:t>model</w:t>
      </w:r>
      <w:r>
        <w:t>ing methodology and style guide.</w:t>
      </w:r>
    </w:p>
    <w:p w14:paraId="7FBA8A8E" w14:textId="77777777" w:rsidR="00274316" w:rsidRDefault="006728F8" w:rsidP="00BA78CC">
      <w:pPr>
        <w:pStyle w:val="Heading1"/>
      </w:pPr>
      <w:bookmarkStart w:id="4" w:name="_1fob9te" w:colFirst="0" w:colLast="0"/>
      <w:bookmarkStart w:id="5" w:name="_Toc342304426"/>
      <w:bookmarkEnd w:id="4"/>
      <w:r>
        <w:t>CIMI and FHIR</w:t>
      </w:r>
      <w:bookmarkEnd w:id="5"/>
    </w:p>
    <w:p w14:paraId="32627720" w14:textId="12289D4B" w:rsidR="00274316" w:rsidRDefault="006728F8">
      <w:pPr>
        <w:pStyle w:val="normal0"/>
      </w:pPr>
      <w:r>
        <w:t xml:space="preserve">The CIMI Logical Model and the FHIR Resource Model are complementary models. Unlike FHIR, CIMI does not provide a specification for the representation of instances of clinical data. It relies on implementation models such as FHIR to do so. On the other hand, the CIMI Model offers a formal specification for a set of consistent FHIR logical, resource, and extension profiles that can enable both the interoperable exchange of clinical information and the queries, analysis, and computations performed upon such information. Services whose APIs make use of these FHIR profiles will be able to leverage the expressivity and computability of the CIMI logical model within health applications. In the area of Clinical Decision Support, the CIMI logical model offers a stable, consistent, and computable clinical model for the development of knowledge </w:t>
      </w:r>
      <w:r w:rsidR="001C18F8">
        <w:t>artifacts</w:t>
      </w:r>
      <w:r>
        <w:t xml:space="preserve"> and for the design of execution systems that make use of these models in clinical logic.</w:t>
      </w:r>
    </w:p>
    <w:p w14:paraId="0680E51D" w14:textId="77777777" w:rsidR="00274316" w:rsidRDefault="006728F8">
      <w:pPr>
        <w:pStyle w:val="normal0"/>
      </w:pPr>
      <w:r>
        <w:t xml:space="preserve">In order to achieve this, the CIMI preferred models must first be transformed into FHIR resource profiles. The CIMI logical model provides the underlying specification for such profiles through the translation of both reference model structures and archetype constraints into their equivalent representations in corresponding FHIR structure definitions. Once the set of CIMI-FHIR profiles has </w:t>
      </w:r>
      <w:r>
        <w:lastRenderedPageBreak/>
        <w:t>been generated, FHIR instances, conformant with these CIMI profiles, represent conformant CIMI instances.</w:t>
      </w:r>
    </w:p>
    <w:p w14:paraId="19E23EE3" w14:textId="77777777" w:rsidR="00274316" w:rsidRDefault="006728F8">
      <w:pPr>
        <w:pStyle w:val="normal0"/>
      </w:pPr>
      <w:r>
        <w:t>Given their differing requirements, CIMI models and FHIR resources may differ in their structure and therefore transformation costs are inevitable. For instance, while CIMI clinical statements are compositional structures to support model reuse and consistency, FHIR resources tend to prioritize ease of implementation, and to be flatter. In order to minimize these transformation costs, CIMI aims to (1) align the granularity of its models with those specified by FHIR (to the extent consistent with its requirements mandate), (2) provide declarative and computable transformations from all of its models to FHIR profiles and (3) work with the FHIR team to address specific areas of incongruence.</w:t>
      </w:r>
    </w:p>
    <w:p w14:paraId="17934A88" w14:textId="77777777" w:rsidR="00274316" w:rsidRDefault="006728F8">
      <w:pPr>
        <w:pStyle w:val="normal0"/>
      </w:pPr>
      <w:r>
        <w:t>At a high level, the transformation of CIMI models into FHIR profiles can be achieved as follows:</w:t>
      </w:r>
    </w:p>
    <w:p w14:paraId="089F0280" w14:textId="77777777" w:rsidR="00274316" w:rsidRDefault="006728F8">
      <w:pPr>
        <w:pStyle w:val="normal0"/>
        <w:numPr>
          <w:ilvl w:val="0"/>
          <w:numId w:val="30"/>
        </w:numPr>
        <w:spacing w:after="0"/>
        <w:ind w:hanging="360"/>
      </w:pPr>
      <w:r>
        <w:t>CIMI archetypes are aligned with the corresponding FHIR resources</w:t>
      </w:r>
    </w:p>
    <w:p w14:paraId="572F99BA" w14:textId="77777777" w:rsidR="00274316" w:rsidRDefault="006728F8">
      <w:pPr>
        <w:pStyle w:val="normal0"/>
        <w:numPr>
          <w:ilvl w:val="0"/>
          <w:numId w:val="30"/>
        </w:numPr>
        <w:spacing w:after="0"/>
        <w:ind w:hanging="360"/>
      </w:pPr>
      <w:r>
        <w:t>Reference model attributes are mapped to attributes in the mapped FHIR resource(s)</w:t>
      </w:r>
    </w:p>
    <w:p w14:paraId="58295B5F" w14:textId="77777777" w:rsidR="00274316" w:rsidRDefault="006728F8">
      <w:pPr>
        <w:pStyle w:val="normal0"/>
        <w:numPr>
          <w:ilvl w:val="0"/>
          <w:numId w:val="30"/>
        </w:numPr>
        <w:spacing w:after="0"/>
        <w:ind w:hanging="360"/>
      </w:pPr>
      <w:r>
        <w:t>CIMI attributes with no equivalent in FHIR are handled as FHIR extensions</w:t>
      </w:r>
    </w:p>
    <w:p w14:paraId="45A32D71" w14:textId="77777777" w:rsidR="00274316" w:rsidRDefault="006728F8" w:rsidP="00EA39C5">
      <w:pPr>
        <w:pStyle w:val="normal0"/>
        <w:numPr>
          <w:ilvl w:val="0"/>
          <w:numId w:val="30"/>
        </w:numPr>
        <w:spacing w:after="100" w:afterAutospacing="1"/>
        <w:ind w:hanging="360"/>
      </w:pPr>
      <w:r>
        <w:t>ADL model constraints are translated into their corresponding representations in FHIR structure definitions</w:t>
      </w:r>
    </w:p>
    <w:p w14:paraId="20133167" w14:textId="77777777" w:rsidR="00274316" w:rsidRDefault="006728F8">
      <w:pPr>
        <w:pStyle w:val="normal0"/>
      </w:pPr>
      <w:r>
        <w:t xml:space="preserve">Archetypes in CIMI are defined hierarchically with more specific archetypes further tightening the constraints of their ancestors in the hierarchy. In order to retain this structure in FHIR, the translation of CIMI archetype hierarchies into FHIR resource profiles will most likely result in the generation of layered resource </w:t>
      </w:r>
      <w:proofErr w:type="gramStart"/>
      <w:r>
        <w:t>profiles</w:t>
      </w:r>
      <w:proofErr w:type="gramEnd"/>
      <w:r>
        <w:t xml:space="preserve"> in FHIR that mimic the structure found in CIMI. </w:t>
      </w:r>
    </w:p>
    <w:p w14:paraId="1B5AFEBB" w14:textId="77777777" w:rsidR="00274316" w:rsidRDefault="006728F8" w:rsidP="00BA78CC">
      <w:pPr>
        <w:pStyle w:val="Heading1"/>
      </w:pPr>
      <w:bookmarkStart w:id="6" w:name="_3znysh7" w:colFirst="0" w:colLast="0"/>
      <w:bookmarkStart w:id="7" w:name="_Toc342304427"/>
      <w:bookmarkEnd w:id="6"/>
      <w:r>
        <w:t>Scope of Work</w:t>
      </w:r>
      <w:bookmarkEnd w:id="7"/>
    </w:p>
    <w:p w14:paraId="0CEB1C43" w14:textId="77777777" w:rsidR="00274316" w:rsidRDefault="006728F8">
      <w:pPr>
        <w:pStyle w:val="normal0"/>
      </w:pPr>
      <w:r>
        <w:t>The motivation for this for-comment ballot submission is to solicit feedback on the core architecture of the CIMI logical model. Given the scope of this effort, the CIMI Team has focused primarily on the following areas:</w:t>
      </w:r>
    </w:p>
    <w:p w14:paraId="32A7DF07" w14:textId="10924C6F" w:rsidR="00274316" w:rsidRDefault="006728F8">
      <w:pPr>
        <w:pStyle w:val="normal0"/>
        <w:numPr>
          <w:ilvl w:val="0"/>
          <w:numId w:val="27"/>
        </w:numPr>
        <w:spacing w:after="0"/>
        <w:ind w:hanging="360"/>
      </w:pPr>
      <w:r>
        <w:t xml:space="preserve">The expansion and modularization of the CIMI Reference Model based on a set of core </w:t>
      </w:r>
      <w:r w:rsidR="00434957">
        <w:t>model</w:t>
      </w:r>
      <w:r>
        <w:t>ing principles;</w:t>
      </w:r>
    </w:p>
    <w:p w14:paraId="6D23DB38" w14:textId="77777777" w:rsidR="00274316" w:rsidRDefault="006728F8">
      <w:pPr>
        <w:pStyle w:val="normal0"/>
        <w:numPr>
          <w:ilvl w:val="0"/>
          <w:numId w:val="27"/>
        </w:numPr>
        <w:spacing w:after="0"/>
        <w:ind w:hanging="360"/>
      </w:pPr>
      <w:r>
        <w:t>The definition of top-level archetypes based on the CIMI Reference Model</w:t>
      </w:r>
    </w:p>
    <w:p w14:paraId="139DDEB8" w14:textId="07C17EC7" w:rsidR="00274316" w:rsidRDefault="006728F8">
      <w:pPr>
        <w:pStyle w:val="normal0"/>
        <w:numPr>
          <w:ilvl w:val="0"/>
          <w:numId w:val="27"/>
        </w:numPr>
        <w:spacing w:after="0"/>
        <w:ind w:hanging="360"/>
      </w:pPr>
      <w:r>
        <w:t xml:space="preserve">The development of core </w:t>
      </w:r>
      <w:r w:rsidR="00434957">
        <w:t>model</w:t>
      </w:r>
      <w:r>
        <w:t>ing patterns including:</w:t>
      </w:r>
    </w:p>
    <w:p w14:paraId="2A75F78F" w14:textId="77777777" w:rsidR="00274316" w:rsidRDefault="006728F8">
      <w:pPr>
        <w:pStyle w:val="normal0"/>
        <w:numPr>
          <w:ilvl w:val="1"/>
          <w:numId w:val="27"/>
        </w:numPr>
        <w:spacing w:after="0"/>
        <w:ind w:hanging="360"/>
      </w:pPr>
      <w:r>
        <w:t>The compositional Clinical Statement Pattern</w:t>
      </w:r>
    </w:p>
    <w:p w14:paraId="0AA70411" w14:textId="77777777" w:rsidR="00274316" w:rsidRDefault="006728F8">
      <w:pPr>
        <w:pStyle w:val="normal0"/>
        <w:numPr>
          <w:ilvl w:val="1"/>
          <w:numId w:val="27"/>
        </w:numPr>
        <w:spacing w:after="0"/>
        <w:ind w:hanging="360"/>
      </w:pPr>
      <w:r>
        <w:t>The Statement Topic/Context Patterns</w:t>
      </w:r>
    </w:p>
    <w:p w14:paraId="4453AEDB" w14:textId="77777777" w:rsidR="00274316" w:rsidRDefault="006728F8">
      <w:pPr>
        <w:pStyle w:val="normal0"/>
        <w:numPr>
          <w:ilvl w:val="1"/>
          <w:numId w:val="27"/>
        </w:numPr>
        <w:spacing w:after="0"/>
        <w:ind w:hanging="360"/>
      </w:pPr>
      <w:r>
        <w:t>The Attribution/Provenance Pattern</w:t>
      </w:r>
    </w:p>
    <w:p w14:paraId="5967E79E" w14:textId="77777777" w:rsidR="00274316" w:rsidRDefault="006728F8">
      <w:pPr>
        <w:pStyle w:val="normal0"/>
        <w:numPr>
          <w:ilvl w:val="1"/>
          <w:numId w:val="27"/>
        </w:numPr>
        <w:spacing w:after="0"/>
        <w:ind w:hanging="360"/>
      </w:pPr>
      <w:r>
        <w:t>The Party/Participation Pattern</w:t>
      </w:r>
    </w:p>
    <w:p w14:paraId="022D6CFF" w14:textId="77777777" w:rsidR="00274316" w:rsidRDefault="006728F8">
      <w:pPr>
        <w:pStyle w:val="normal0"/>
        <w:numPr>
          <w:ilvl w:val="1"/>
          <w:numId w:val="27"/>
        </w:numPr>
        <w:spacing w:after="0"/>
        <w:ind w:hanging="360"/>
      </w:pPr>
      <w:r>
        <w:t>The Assertion and EvaluationResult Patterns</w:t>
      </w:r>
    </w:p>
    <w:p w14:paraId="23BB28E3" w14:textId="77777777" w:rsidR="00274316" w:rsidRDefault="006728F8">
      <w:pPr>
        <w:pStyle w:val="normal0"/>
        <w:numPr>
          <w:ilvl w:val="1"/>
          <w:numId w:val="27"/>
        </w:numPr>
        <w:spacing w:after="0"/>
        <w:ind w:hanging="360"/>
      </w:pPr>
      <w:r>
        <w:t>The Procedure Pattern</w:t>
      </w:r>
    </w:p>
    <w:p w14:paraId="5E1C536C" w14:textId="77777777" w:rsidR="00274316" w:rsidRDefault="006728F8">
      <w:pPr>
        <w:pStyle w:val="normal0"/>
        <w:numPr>
          <w:ilvl w:val="0"/>
          <w:numId w:val="27"/>
        </w:numPr>
        <w:spacing w:after="0"/>
        <w:ind w:hanging="360"/>
      </w:pPr>
      <w:r>
        <w:t>The alignment of the CIMI Logical Model with the SNOMED CT Concept Model;</w:t>
      </w:r>
    </w:p>
    <w:p w14:paraId="7FB94799" w14:textId="3E2CA0A4" w:rsidR="00274316" w:rsidRDefault="006728F8">
      <w:pPr>
        <w:pStyle w:val="normal0"/>
        <w:numPr>
          <w:ilvl w:val="0"/>
          <w:numId w:val="27"/>
        </w:numPr>
        <w:ind w:hanging="360"/>
      </w:pPr>
      <w:r>
        <w:t xml:space="preserve">The </w:t>
      </w:r>
      <w:r w:rsidR="00434957">
        <w:t>model</w:t>
      </w:r>
      <w:r>
        <w:t>ing of a number of the Skin/Wound Assessment archetypes to illustrate the use of the above patterns.</w:t>
      </w:r>
    </w:p>
    <w:p w14:paraId="01FCB1F8" w14:textId="77777777" w:rsidR="00274316" w:rsidRDefault="006728F8">
      <w:pPr>
        <w:pStyle w:val="normal0"/>
      </w:pPr>
      <w:r>
        <w:lastRenderedPageBreak/>
        <w:t>While this submission describes additional models, including a number of supporting structures, many of these structures have not received adequate internal review at this time. Therefore, we encourage the reader to prioritize review on the items listed above, though we certainly welcome feedback on any part of the model.</w:t>
      </w:r>
    </w:p>
    <w:p w14:paraId="56443476" w14:textId="516EB1ED" w:rsidR="00274316" w:rsidRDefault="006728F8">
      <w:pPr>
        <w:pStyle w:val="normal0"/>
      </w:pPr>
      <w:r>
        <w:t>It is also important to note that while some value set bindings will be provided as part of this submission</w:t>
      </w:r>
      <w:r w:rsidR="00EA39C5">
        <w:t xml:space="preserve"> (as an attached spreadsheet)</w:t>
      </w:r>
      <w:r>
        <w:t>, much work still remains to be done. Terminology alignment will be addressed in future ballot submissions and all terminology bindings, apart from those specifying the alignment of model attributes to SNOMED CT Concept Model attributes, are provided as examples.</w:t>
      </w:r>
      <w:r w:rsidR="00EA39C5">
        <w:t xml:space="preserve"> In the future, CIMI intends to work with the community to define and use VSAC value sets.</w:t>
      </w:r>
    </w:p>
    <w:p w14:paraId="119D63A5" w14:textId="77777777" w:rsidR="00274316" w:rsidRDefault="006728F8" w:rsidP="00BA78CC">
      <w:pPr>
        <w:pStyle w:val="Heading1"/>
      </w:pPr>
      <w:bookmarkStart w:id="8" w:name="_2et92p0" w:colFirst="0" w:colLast="0"/>
      <w:bookmarkStart w:id="9" w:name="_Toc342304428"/>
      <w:bookmarkEnd w:id="8"/>
      <w:r>
        <w:t>Future work</w:t>
      </w:r>
      <w:bookmarkEnd w:id="9"/>
    </w:p>
    <w:p w14:paraId="5E047413" w14:textId="77777777" w:rsidR="00274316" w:rsidRDefault="006728F8">
      <w:pPr>
        <w:pStyle w:val="normal0"/>
      </w:pPr>
      <w:r>
        <w:t>While great effort has gone into this phase of the CIMI model development and in the preparation of the January 2017 ballot material, the CIMI Working Group recognizes that much work still remains. In the months following the January HL7 Working Group Meeting, the CIMI working group intends to address community comments and refactor the model accordingly. By the May 2017 HL7 Working Group Meeting, our goal is to complete the CIMI Reference Model, CIMI top-level archetypes including archetypes that capture US Core and QI Core requirements, and ballot the model as an Informative Specification. By the September 2017 HL7 Working Group Meeting, we intend to complete the terminology bindings for all proposed archetypes, implement detailed clinical models for selected use cases, and specify formal declarative mappings from CIMI to FHIR using the FHIR Mapping Language. The model will then be balloted as a Standard for Trial Use.</w:t>
      </w:r>
    </w:p>
    <w:p w14:paraId="6BE5F383" w14:textId="77777777" w:rsidR="00274316" w:rsidRDefault="006728F8" w:rsidP="00BA78CC">
      <w:pPr>
        <w:pStyle w:val="Heading1"/>
      </w:pPr>
      <w:bookmarkStart w:id="10" w:name="_tyjcwt" w:colFirst="0" w:colLast="0"/>
      <w:bookmarkStart w:id="11" w:name="_Toc342304429"/>
      <w:bookmarkEnd w:id="10"/>
      <w:r>
        <w:t>Request for Comments</w:t>
      </w:r>
      <w:bookmarkEnd w:id="11"/>
    </w:p>
    <w:p w14:paraId="6FBBD708" w14:textId="77777777" w:rsidR="00274316" w:rsidRDefault="006728F8">
      <w:pPr>
        <w:pStyle w:val="normal0"/>
      </w:pPr>
      <w:r>
        <w:t>We encourage the community to comment on any aspect of the proposed model. In particular, we would like to solicit comments and feedback in the following areas:</w:t>
      </w:r>
    </w:p>
    <w:p w14:paraId="14354439" w14:textId="77777777" w:rsidR="00274316" w:rsidRDefault="006728F8">
      <w:pPr>
        <w:pStyle w:val="normal0"/>
        <w:numPr>
          <w:ilvl w:val="0"/>
          <w:numId w:val="26"/>
        </w:numPr>
        <w:spacing w:after="0"/>
        <w:ind w:hanging="360"/>
      </w:pPr>
      <w:r>
        <w:t>Gaps, corrections, or enhancements to the proposed reference model classes and archetypes including any proposed terminology bindings</w:t>
      </w:r>
    </w:p>
    <w:p w14:paraId="5A86EAFD" w14:textId="63C62E28" w:rsidR="00274316" w:rsidRDefault="006728F8">
      <w:pPr>
        <w:pStyle w:val="normal0"/>
        <w:numPr>
          <w:ilvl w:val="0"/>
          <w:numId w:val="26"/>
        </w:numPr>
        <w:spacing w:after="0"/>
        <w:ind w:hanging="360"/>
      </w:pPr>
      <w:r>
        <w:t xml:space="preserve">The Clinical Statement Pattern including approaches to model </w:t>
      </w:r>
      <w:r w:rsidR="009F6FFE">
        <w:t>‘</w:t>
      </w:r>
      <w:r>
        <w:t>negation</w:t>
      </w:r>
      <w:r w:rsidR="009F6FFE">
        <w:t>’</w:t>
      </w:r>
      <w:r>
        <w:t xml:space="preserve"> through the use of the Statement Context Pattern and the compositional approach used at the archetype level.</w:t>
      </w:r>
    </w:p>
    <w:p w14:paraId="04F1D32A" w14:textId="77777777" w:rsidR="00274316" w:rsidRDefault="006728F8">
      <w:pPr>
        <w:pStyle w:val="normal0"/>
        <w:numPr>
          <w:ilvl w:val="0"/>
          <w:numId w:val="26"/>
        </w:numPr>
        <w:spacing w:after="0"/>
        <w:ind w:hanging="360"/>
      </w:pPr>
      <w:r>
        <w:t>The Provenance patterns</w:t>
      </w:r>
    </w:p>
    <w:p w14:paraId="4C3EB146" w14:textId="77777777" w:rsidR="00274316" w:rsidRDefault="006728F8">
      <w:pPr>
        <w:pStyle w:val="normal0"/>
        <w:numPr>
          <w:ilvl w:val="0"/>
          <w:numId w:val="26"/>
        </w:numPr>
        <w:spacing w:after="0"/>
        <w:ind w:hanging="360"/>
      </w:pPr>
      <w:r>
        <w:t>The EvaluationResult/Assertion patterns</w:t>
      </w:r>
    </w:p>
    <w:p w14:paraId="1C239B0E" w14:textId="77777777" w:rsidR="00274316" w:rsidRDefault="006728F8">
      <w:pPr>
        <w:pStyle w:val="normal0"/>
        <w:numPr>
          <w:ilvl w:val="0"/>
          <w:numId w:val="26"/>
        </w:numPr>
        <w:spacing w:after="0"/>
        <w:ind w:hanging="360"/>
      </w:pPr>
      <w:r>
        <w:t>The Procedure Pattern</w:t>
      </w:r>
    </w:p>
    <w:p w14:paraId="1D002CA6" w14:textId="77777777" w:rsidR="00274316" w:rsidRDefault="006728F8">
      <w:pPr>
        <w:pStyle w:val="normal0"/>
        <w:numPr>
          <w:ilvl w:val="0"/>
          <w:numId w:val="26"/>
        </w:numPr>
        <w:spacing w:after="0"/>
        <w:ind w:hanging="360"/>
      </w:pPr>
      <w:r>
        <w:t>The proposed alignment with the SNOMED CT Concept Model, in particular, alignment with the Situation with Explicit Context Concept Model, the Observable model, the Clinical Finding Concept Model, and the Procedure Concept Model</w:t>
      </w:r>
    </w:p>
    <w:p w14:paraId="2ABD9780" w14:textId="77777777" w:rsidR="00274316" w:rsidRDefault="006728F8">
      <w:pPr>
        <w:pStyle w:val="normal0"/>
        <w:numPr>
          <w:ilvl w:val="0"/>
          <w:numId w:val="26"/>
        </w:numPr>
        <w:spacing w:after="0"/>
        <w:ind w:hanging="360"/>
      </w:pPr>
      <w:r>
        <w:t>Alignment of the CIMI model with FHIR and with the Federal Health Information Model (FHIM)</w:t>
      </w:r>
    </w:p>
    <w:p w14:paraId="4669D002" w14:textId="65A0FE19" w:rsidR="00274316" w:rsidRDefault="006728F8">
      <w:pPr>
        <w:pStyle w:val="normal0"/>
        <w:numPr>
          <w:ilvl w:val="0"/>
          <w:numId w:val="26"/>
        </w:numPr>
        <w:spacing w:after="0"/>
        <w:ind w:hanging="360"/>
      </w:pPr>
      <w:r>
        <w:t>The CIMI Style Guide</w:t>
      </w:r>
      <w:r w:rsidR="00CA60EE">
        <w:t xml:space="preserve"> (still a work in progress)</w:t>
      </w:r>
    </w:p>
    <w:p w14:paraId="645DB3A4" w14:textId="77777777" w:rsidR="00274316" w:rsidRDefault="006728F8">
      <w:pPr>
        <w:pStyle w:val="normal0"/>
        <w:numPr>
          <w:ilvl w:val="0"/>
          <w:numId w:val="26"/>
        </w:numPr>
        <w:spacing w:after="0"/>
        <w:ind w:hanging="360"/>
      </w:pPr>
      <w:r>
        <w:lastRenderedPageBreak/>
        <w:t>The CIMI Modeling Principles</w:t>
      </w:r>
    </w:p>
    <w:p w14:paraId="79C18F63" w14:textId="77777777" w:rsidR="00274316" w:rsidRDefault="006728F8">
      <w:pPr>
        <w:pStyle w:val="normal0"/>
        <w:numPr>
          <w:ilvl w:val="0"/>
          <w:numId w:val="26"/>
        </w:numPr>
        <w:spacing w:after="0"/>
        <w:ind w:hanging="360"/>
        <w:contextualSpacing/>
      </w:pPr>
      <w:r>
        <w:t xml:space="preserve">The two approaches for modeling a wound assertion: </w:t>
      </w:r>
    </w:p>
    <w:p w14:paraId="11A6CFFD" w14:textId="2018CBF5" w:rsidR="00274316" w:rsidRDefault="00401064">
      <w:pPr>
        <w:pStyle w:val="normal0"/>
        <w:numPr>
          <w:ilvl w:val="1"/>
          <w:numId w:val="26"/>
        </w:numPr>
        <w:spacing w:after="0"/>
        <w:ind w:hanging="360"/>
        <w:contextualSpacing/>
      </w:pPr>
      <w:r>
        <w:t>In the first approach, w</w:t>
      </w:r>
      <w:r w:rsidR="006728F8">
        <w:t xml:space="preserve">ound characteristics are </w:t>
      </w:r>
      <w:r w:rsidR="00434957">
        <w:t>model</w:t>
      </w:r>
      <w:r w:rsidR="006728F8">
        <w:t>ed as evaluation result clinical statements contained within panels (E.g., Wound Assessment Panel, Wound Bed and Edge Panel, Wound Exudate Panel, Wound Dressing Panel, Wound Size Panel, Wound Assessment Bundle, etc…) using an approach closely aligned with LOINC. This approach makes use of Compound Clinical Statements to represent panels that include nested panels and to aggregate clinical statements such as a wound assertion and its associated wound assessment panel</w:t>
      </w:r>
      <w:r>
        <w:t>.</w:t>
      </w:r>
      <w:r w:rsidR="006728F8">
        <w:t xml:space="preserve"> (See the wound_assessment_bundle, wound_assessment_panel, wound_assertion and wound_assertion_known_present_stmt archetypes). </w:t>
      </w:r>
      <w:r>
        <w:t>A recognized</w:t>
      </w:r>
      <w:r w:rsidR="006728F8">
        <w:t xml:space="preserve"> </w:t>
      </w:r>
      <w:r>
        <w:t>concern</w:t>
      </w:r>
      <w:r w:rsidR="006728F8">
        <w:t xml:space="preserve"> with this approach in this case, is that the nested components are not true statements, as they can’t exist independently</w:t>
      </w:r>
      <w:r>
        <w:t xml:space="preserve"> (for instance ‘wound tunneling’ only makes sense in the presence of a wound)</w:t>
      </w:r>
      <w:r w:rsidR="006728F8">
        <w:t>.</w:t>
      </w:r>
      <w:r>
        <w:t xml:space="preserve"> Yet, this approach is interesting in that it provides a set of clinical patterns and a ‘grammar’, which can then be assembled and semantically enriched at the archetype level to form detailed clinical models. If this approach is favored, we intend to resolve the semantic concerns presented above.</w:t>
      </w:r>
    </w:p>
    <w:p w14:paraId="4785DCAD" w14:textId="31EF13D6" w:rsidR="00274316" w:rsidRDefault="00401064" w:rsidP="00ED3ED7">
      <w:pPr>
        <w:pStyle w:val="normal0"/>
        <w:numPr>
          <w:ilvl w:val="1"/>
          <w:numId w:val="26"/>
        </w:numPr>
        <w:spacing w:after="120"/>
        <w:ind w:hanging="360"/>
        <w:contextualSpacing/>
      </w:pPr>
      <w:r>
        <w:t>In the second approach, w</w:t>
      </w:r>
      <w:r w:rsidR="006728F8">
        <w:t>ound characteristics can also be modeled explicitly in the reference model (rather than using a compositional pattern within archetypes) and subsequently constrained in the archetype layer. In this approach, we develop a more expressive reference model with a WoundAssertion class that specializes the Assertion reference model class and explicitly define attributes such as tunneling, undermining, etc… In this approach, no panels are used to model characteristics of the wound. (Please refer to the reference model and to the wound_assertion_experimental archetype).</w:t>
      </w:r>
    </w:p>
    <w:p w14:paraId="756FA26D" w14:textId="04C375F5" w:rsidR="00274316" w:rsidRDefault="00401064">
      <w:pPr>
        <w:pStyle w:val="normal0"/>
        <w:spacing w:after="0"/>
      </w:pPr>
      <w:r>
        <w:t>We also solicit comments on</w:t>
      </w:r>
      <w:r w:rsidR="006728F8">
        <w:t xml:space="preserve"> the following questions:</w:t>
      </w:r>
    </w:p>
    <w:p w14:paraId="56B717AC" w14:textId="446C3562" w:rsidR="00274316" w:rsidRDefault="006728F8">
      <w:pPr>
        <w:pStyle w:val="normal0"/>
        <w:numPr>
          <w:ilvl w:val="0"/>
          <w:numId w:val="20"/>
        </w:numPr>
        <w:spacing w:after="0"/>
        <w:ind w:hanging="360"/>
        <w:contextualSpacing/>
      </w:pPr>
      <w:r>
        <w:t xml:space="preserve">What criteria can be used to determine whether a fact should be </w:t>
      </w:r>
      <w:r w:rsidR="00401064">
        <w:t xml:space="preserve">modeled explicitly as </w:t>
      </w:r>
      <w:r>
        <w:t>an attribute in a refere</w:t>
      </w:r>
      <w:r w:rsidR="00401064">
        <w:t>nce model class as opposed to an EvaluationResult</w:t>
      </w:r>
      <w:r w:rsidR="002430D4">
        <w:t xml:space="preserve"> constraint on a panel in an</w:t>
      </w:r>
      <w:r>
        <w:t xml:space="preserve"> archetype</w:t>
      </w:r>
      <w:r w:rsidR="002430D4">
        <w:t xml:space="preserve">? In other words we </w:t>
      </w:r>
      <w:r w:rsidR="00ED3ED7">
        <w:t>wish</w:t>
      </w:r>
      <w:r w:rsidR="002430D4">
        <w:t xml:space="preserve"> to define a clean boundary for the problem: “One person’s model attribute is another person’s observation”.</w:t>
      </w:r>
    </w:p>
    <w:p w14:paraId="491406DD" w14:textId="2C2AF04B" w:rsidR="00274316" w:rsidRDefault="00ED3ED7">
      <w:pPr>
        <w:pStyle w:val="normal0"/>
        <w:numPr>
          <w:ilvl w:val="0"/>
          <w:numId w:val="20"/>
        </w:numPr>
        <w:spacing w:after="0"/>
        <w:ind w:hanging="360"/>
        <w:contextualSpacing/>
      </w:pPr>
      <w:r>
        <w:t>What criteria can be used to determine whether an attribute’s value should be mapped to</w:t>
      </w:r>
      <w:r w:rsidR="006728F8">
        <w:t xml:space="preserve"> either </w:t>
      </w:r>
      <w:r>
        <w:t>a coded concept</w:t>
      </w:r>
      <w:r w:rsidR="006728F8">
        <w:t xml:space="preserve"> or independent entities; e.g., a device associated with a procedure.</w:t>
      </w:r>
    </w:p>
    <w:p w14:paraId="20581CE9" w14:textId="77777777" w:rsidR="00274316" w:rsidRDefault="006728F8">
      <w:pPr>
        <w:pStyle w:val="normal0"/>
        <w:numPr>
          <w:ilvl w:val="0"/>
          <w:numId w:val="20"/>
        </w:numPr>
        <w:spacing w:after="0"/>
        <w:ind w:hanging="360"/>
        <w:contextualSpacing/>
      </w:pPr>
      <w:r>
        <w:t>How should value sets be bound to CIMI data elements?</w:t>
      </w:r>
    </w:p>
    <w:p w14:paraId="6F59DB34" w14:textId="77777777" w:rsidR="00274316" w:rsidRDefault="00274316">
      <w:pPr>
        <w:pStyle w:val="normal0"/>
        <w:spacing w:after="0"/>
      </w:pPr>
    </w:p>
    <w:p w14:paraId="653B3B72" w14:textId="77777777" w:rsidR="00274316" w:rsidRDefault="006728F8" w:rsidP="00BA78CC">
      <w:pPr>
        <w:pStyle w:val="Heading1"/>
      </w:pPr>
      <w:bookmarkStart w:id="12" w:name="_3dy6vkm" w:colFirst="0" w:colLast="0"/>
      <w:bookmarkStart w:id="13" w:name="_Toc342304430"/>
      <w:bookmarkEnd w:id="12"/>
      <w:r>
        <w:t>CIMI Model Architecture</w:t>
      </w:r>
      <w:bookmarkEnd w:id="13"/>
    </w:p>
    <w:p w14:paraId="2C647170" w14:textId="77777777" w:rsidR="00274316" w:rsidRDefault="006728F8">
      <w:pPr>
        <w:pStyle w:val="Heading2"/>
      </w:pPr>
      <w:bookmarkStart w:id="14" w:name="_1t3h5sf" w:colFirst="0" w:colLast="0"/>
      <w:bookmarkStart w:id="15" w:name="_Toc342304431"/>
      <w:bookmarkEnd w:id="14"/>
      <w:r>
        <w:rPr>
          <w:rFonts w:ascii="Calibri" w:eastAsia="Calibri" w:hAnsi="Calibri" w:cs="Calibri"/>
        </w:rPr>
        <w:t>Introduction</w:t>
      </w:r>
      <w:bookmarkEnd w:id="15"/>
    </w:p>
    <w:p w14:paraId="2460942E" w14:textId="0B6EFDBA" w:rsidR="00274316" w:rsidRDefault="006728F8">
      <w:pPr>
        <w:pStyle w:val="normal0"/>
      </w:pPr>
      <w:r>
        <w:t xml:space="preserve">CIMI Clinical models (also referred to as archetypes) are defined as a set of constraints on the CIMI reference model. This reference model is the ‘common language’ used to describe all clinical models. CIMI Clinical models are defined using a constraint language whose semantics are defined </w:t>
      </w:r>
      <w:r>
        <w:lastRenderedPageBreak/>
        <w:t>by the Archetype Object Model (v2)</w:t>
      </w:r>
      <w:r>
        <w:rPr>
          <w:vertAlign w:val="superscript"/>
        </w:rPr>
        <w:footnoteReference w:id="1"/>
      </w:r>
      <w:r>
        <w:t>. These constraint semantics can be represented using either the Archetype Definition Language (ADL)</w:t>
      </w:r>
      <w:r>
        <w:rPr>
          <w:vertAlign w:val="superscript"/>
        </w:rPr>
        <w:footnoteReference w:id="2"/>
      </w:r>
      <w:r>
        <w:t xml:space="preserve"> (a direct serialisation of the AOM), or Archetype </w:t>
      </w:r>
      <w:r w:rsidR="00434957">
        <w:t>Model</w:t>
      </w:r>
      <w:r>
        <w:t>ing Language</w:t>
      </w:r>
      <w:r>
        <w:rPr>
          <w:vertAlign w:val="superscript"/>
        </w:rPr>
        <w:footnoteReference w:id="3"/>
      </w:r>
      <w:r>
        <w:t xml:space="preserve"> (AML) (a profile of the Unified </w:t>
      </w:r>
      <w:r w:rsidR="00434957">
        <w:t>Model</w:t>
      </w:r>
      <w:r>
        <w:t xml:space="preserve">ing Language). CIMI Clinical models will usually include both semantic bindings (i.e. bindings to terminology expressions that define the meaning of the relevant parts of the model) and value bindings (i.e. bindings to terminology reference sets that define the valid values that may populate appropriate parts of the model). For this ballot cycle, we are interested in semantic bindings to the SNOMED CT Concept model--for the value </w:t>
      </w:r>
      <w:proofErr w:type="gramStart"/>
      <w:r>
        <w:t>bindings,</w:t>
      </w:r>
      <w:proofErr w:type="gramEnd"/>
      <w:r>
        <w:t xml:space="preserve"> we welcome but do not solicit comments. </w:t>
      </w:r>
    </w:p>
    <w:p w14:paraId="28216EEC" w14:textId="733B1C76" w:rsidR="00274316" w:rsidRDefault="006728F8">
      <w:pPr>
        <w:pStyle w:val="normal0"/>
      </w:pPr>
      <w:r>
        <w:t xml:space="preserve">It is anticipated that CIMI Clinical models will be both specialised and extended to develop realm-specific clinical models, which will then be further transformed into implementation-specific </w:t>
      </w:r>
      <w:r w:rsidR="000E5BF6">
        <w:t>artifacts</w:t>
      </w:r>
      <w:r>
        <w:t>.</w:t>
      </w:r>
    </w:p>
    <w:p w14:paraId="25A90EC8" w14:textId="2EE18F22" w:rsidR="00274316" w:rsidRDefault="006728F8">
      <w:pPr>
        <w:pStyle w:val="Heading2"/>
      </w:pPr>
      <w:bookmarkStart w:id="16" w:name="_4d34og8" w:colFirst="0" w:colLast="0"/>
      <w:bookmarkStart w:id="17" w:name="_Toc342304432"/>
      <w:bookmarkEnd w:id="16"/>
      <w:r>
        <w:rPr>
          <w:rFonts w:ascii="Calibri" w:eastAsia="Calibri" w:hAnsi="Calibri" w:cs="Calibri"/>
        </w:rPr>
        <w:t xml:space="preserve">Core </w:t>
      </w:r>
      <w:r w:rsidR="00434957">
        <w:rPr>
          <w:rFonts w:ascii="Calibri" w:eastAsia="Calibri" w:hAnsi="Calibri" w:cs="Calibri"/>
        </w:rPr>
        <w:t>Model</w:t>
      </w:r>
      <w:r>
        <w:rPr>
          <w:rFonts w:ascii="Calibri" w:eastAsia="Calibri" w:hAnsi="Calibri" w:cs="Calibri"/>
        </w:rPr>
        <w:t>ing Principles</w:t>
      </w:r>
      <w:bookmarkEnd w:id="17"/>
    </w:p>
    <w:p w14:paraId="61A8C73A" w14:textId="1F263203" w:rsidR="00274316" w:rsidRDefault="006728F8">
      <w:pPr>
        <w:pStyle w:val="normal0"/>
      </w:pPr>
      <w:r>
        <w:t xml:space="preserve">The following principles guide CIMI’s </w:t>
      </w:r>
      <w:r w:rsidR="00434957">
        <w:t>model</w:t>
      </w:r>
      <w:r>
        <w:t>ing approach:</w:t>
      </w:r>
    </w:p>
    <w:p w14:paraId="22EFDB3B" w14:textId="77777777" w:rsidR="00274316" w:rsidRDefault="006728F8">
      <w:pPr>
        <w:pStyle w:val="normal0"/>
        <w:numPr>
          <w:ilvl w:val="0"/>
          <w:numId w:val="22"/>
        </w:numPr>
        <w:spacing w:after="0"/>
        <w:ind w:hanging="360"/>
      </w:pPr>
      <w:r>
        <w:t>CIMI favors a design-by-specialization over a design-by-constraint approach. This approach is summarized as follows: if a class has a number of specializations, each requiring a different set of attributes, common attributes are represented in the parent class while child attributes are added to the appropriate specializations. An alternative approach may be to include the union of all attributes in a single class and constrain attributes out at the archetype level. The former approach is preferred over the latter except in certain cases. For instance, if a specialization differs from its parent by a single attribute, the inclusion of the attribute in the parent class may be preferred over the creation of a new class.</w:t>
      </w:r>
    </w:p>
    <w:p w14:paraId="66BA3422" w14:textId="77777777" w:rsidR="00274316" w:rsidRDefault="006728F8">
      <w:pPr>
        <w:pStyle w:val="normal0"/>
        <w:numPr>
          <w:ilvl w:val="0"/>
          <w:numId w:val="22"/>
        </w:numPr>
        <w:spacing w:after="0"/>
        <w:ind w:hanging="360"/>
      </w:pPr>
      <w:r>
        <w:t xml:space="preserve">CIMI generally favors the definition of explicit attributes in the reference model over the slicing of lists in archetype definitions. </w:t>
      </w:r>
      <w:proofErr w:type="gramStart"/>
      <w:r>
        <w:t>The attribute subset pattern is achieved by defining a multi-cardinality attribute in the reference model and specifying subsets of the list elements in archetypes</w:t>
      </w:r>
      <w:proofErr w:type="gramEnd"/>
      <w:r>
        <w:t>. For instance, one may specify that the LOCATABLE class, the supertype of all CIMI classes, has an attribute called participation of type PARTICIPATION and whose cardinality is 0</w:t>
      </w:r>
      <w:proofErr w:type="gramStart"/>
      <w:r>
        <w:t>..</w:t>
      </w:r>
      <w:proofErr w:type="gramEnd"/>
      <w:r>
        <w:t xml:space="preserve">*. In an archetype, one may then constrain the participation attribute in the following manner. The first element of the list represents the author. The second element represents the data enterer. The third element represents the location where the authoring activity took place. The fourth element of the list represents the system where the information was recorded. While such subsets are allowed in both UML and ADL, CIMI generally avoids their use and favors the explicit representations of such subsets as full-fledged attributes in the model. For instance, CIMI explicitly adds an attribute for the agent of an activity, the location of an activity, the entity involved in the performance of the activity, and so on. The motivation for this approach stems from the </w:t>
      </w:r>
      <w:r>
        <w:lastRenderedPageBreak/>
        <w:t>fact that CIMI is a logical model rather than a physical model and favors greater reference model expressivity over physical patterns that enable better economies of structure.</w:t>
      </w:r>
    </w:p>
    <w:p w14:paraId="106EE40E" w14:textId="02AEC59A" w:rsidR="00274316" w:rsidRDefault="006728F8">
      <w:pPr>
        <w:pStyle w:val="normal0"/>
        <w:numPr>
          <w:ilvl w:val="0"/>
          <w:numId w:val="22"/>
        </w:numPr>
        <w:spacing w:after="0"/>
        <w:ind w:hanging="360"/>
      </w:pPr>
      <w:r>
        <w:t>CIMI may offer a number of variants for a given attribute. For instance, CIMI defines bodyLocation: AnatomicalLocation and b</w:t>
      </w:r>
      <w:r w:rsidR="000E5BF6">
        <w:t>odyLocationPrecoord: CODED_TEXT</w:t>
      </w:r>
      <w:r>
        <w:t xml:space="preserve"> to support both a coded and a post-coordinated anatomical location. Similarly, Assertion.dueToCode</w:t>
      </w:r>
      <w:proofErr w:type="gramStart"/>
      <w:r>
        <w:t>:CODED</w:t>
      </w:r>
      <w:proofErr w:type="gramEnd"/>
      <w:r>
        <w:t>_TEXT and Assertion.dueTo: ClinicalStatement allow users to link an assertion to another clinical statement or simply define its type to be CODED_TEXT. Archetypes will need to specify a single property in such cases in order to avoid semantic collision.</w:t>
      </w:r>
    </w:p>
    <w:p w14:paraId="092FAF8D" w14:textId="77777777" w:rsidR="00274316" w:rsidRDefault="006728F8">
      <w:pPr>
        <w:pStyle w:val="Heading2"/>
      </w:pPr>
      <w:bookmarkStart w:id="18" w:name="_2s8eyo1" w:colFirst="0" w:colLast="0"/>
      <w:bookmarkStart w:id="19" w:name="_Toc342304433"/>
      <w:bookmarkEnd w:id="18"/>
      <w:r>
        <w:rPr>
          <w:rFonts w:ascii="Calibri" w:eastAsia="Calibri" w:hAnsi="Calibri" w:cs="Calibri"/>
        </w:rPr>
        <w:t>The CIMI Model’s Alignment to Terminology</w:t>
      </w:r>
      <w:bookmarkEnd w:id="19"/>
    </w:p>
    <w:p w14:paraId="056E6C20" w14:textId="77777777" w:rsidR="00274316" w:rsidRDefault="006728F8">
      <w:pPr>
        <w:pStyle w:val="normal0"/>
      </w:pPr>
      <w:r>
        <w:t>Information models are often developed independently of clinical ontologies. As a result, many information models align poorly with the terminologies or ontologies upon which they ultimately depend for their formal semantics. Moreover, by not explicitly specifying the model’s semantics, the meaning of the model is left open for interpretation during implementation further hindering interoperability. In an effort to better align models of use with models of meaning, the Clinical Information Model is designed to align closely with the SNOMED CT Concept Model wherever such an overlap exists. In CIMI, the model’s formal semantics are specified through terminology bindings defined at the archetype level.  These terminology bindings occur at three levels:</w:t>
      </w:r>
    </w:p>
    <w:p w14:paraId="7836A811" w14:textId="77777777" w:rsidR="00274316" w:rsidRDefault="006728F8">
      <w:pPr>
        <w:pStyle w:val="normal0"/>
        <w:numPr>
          <w:ilvl w:val="0"/>
          <w:numId w:val="24"/>
        </w:numPr>
        <w:spacing w:after="0"/>
        <w:ind w:hanging="360"/>
      </w:pPr>
      <w:r>
        <w:t xml:space="preserve">To define the relationship between the attribute and its class. CIMI model attributes are aligned with their corresponding SNOMED CT concept model attributes when such a correspondence exists. For example in the CIMI Finding Assertion Model, the body site data element aligns with the SNOMED CT concept 363698007|Finding site (attribute)|from the SNOMED CT </w:t>
      </w:r>
      <w:r>
        <w:rPr>
          <w:i/>
        </w:rPr>
        <w:t>Clinical finding</w:t>
      </w:r>
      <w:r>
        <w:t xml:space="preserve"> concept model.</w:t>
      </w:r>
    </w:p>
    <w:p w14:paraId="63DA86F7" w14:textId="77777777" w:rsidR="00274316" w:rsidRDefault="006728F8">
      <w:pPr>
        <w:pStyle w:val="normal0"/>
        <w:numPr>
          <w:ilvl w:val="0"/>
          <w:numId w:val="24"/>
        </w:numPr>
        <w:spacing w:after="0"/>
        <w:ind w:hanging="360"/>
      </w:pPr>
      <w:r>
        <w:t xml:space="preserve">To define the semantics that the attribute can contain. CIMI model attribute ranges are aligned with the ranges specified for their corresponding SNOMED CT concept model attribute when such a correspondence exists. Using the example above, the range for the Body Site is the range defined in the SNOMED CT technical guide for </w:t>
      </w:r>
      <w:r>
        <w:rPr>
          <w:i/>
        </w:rPr>
        <w:t xml:space="preserve">Finding Site </w:t>
      </w:r>
    </w:p>
    <w:p w14:paraId="5178960F" w14:textId="77777777" w:rsidR="00274316" w:rsidRDefault="006728F8">
      <w:pPr>
        <w:pStyle w:val="normal0"/>
        <w:spacing w:after="0"/>
        <w:ind w:left="720"/>
      </w:pPr>
      <w:r>
        <w:rPr>
          <w:i/>
        </w:rPr>
        <w:t>| Anatomical or acquired body structure | 442083009 (&lt;&lt;)</w:t>
      </w:r>
    </w:p>
    <w:p w14:paraId="1A219F9C" w14:textId="77777777" w:rsidR="00274316" w:rsidRDefault="00274316">
      <w:pPr>
        <w:pStyle w:val="normal0"/>
        <w:spacing w:after="0"/>
        <w:ind w:left="720" w:firstLine="720"/>
      </w:pPr>
    </w:p>
    <w:p w14:paraId="16F4D534" w14:textId="77777777" w:rsidR="00274316" w:rsidRDefault="006728F8">
      <w:pPr>
        <w:pStyle w:val="normal0"/>
        <w:numPr>
          <w:ilvl w:val="0"/>
          <w:numId w:val="24"/>
        </w:numPr>
        <w:spacing w:after="0"/>
        <w:ind w:hanging="360"/>
      </w:pPr>
      <w:r>
        <w:t>To define the post-coordinated representation of some of the semantics of the archetype using the SNOMED CT concept model. CIMI preferred models favor post-coordination in the model rather than in the terminology. In some cases, CIMI archetypes may be associated with SNOMED CT expressions, provided that the expression conforms to the constraints specified for the flattened archetype. For instance, a CIMI Clinical Statement may be associated with a SNOMED CT Situation with Explicit Context expression or a pre-coordinated code. We are currently investigating the use of SNOMED CT Templates for such bindings.</w:t>
      </w:r>
    </w:p>
    <w:p w14:paraId="49A3E1D7" w14:textId="77777777" w:rsidR="00274316" w:rsidRDefault="006728F8">
      <w:pPr>
        <w:pStyle w:val="Heading2"/>
      </w:pPr>
      <w:bookmarkStart w:id="20" w:name="_17dp8vu" w:colFirst="0" w:colLast="0"/>
      <w:bookmarkStart w:id="21" w:name="_Toc342304434"/>
      <w:bookmarkEnd w:id="20"/>
      <w:r>
        <w:rPr>
          <w:rFonts w:ascii="Calibri" w:eastAsia="Calibri" w:hAnsi="Calibri" w:cs="Calibri"/>
        </w:rPr>
        <w:t>A High Level View of the CIMI Logical Model</w:t>
      </w:r>
      <w:bookmarkEnd w:id="21"/>
    </w:p>
    <w:p w14:paraId="2F1BC68E" w14:textId="77777777" w:rsidR="00274316" w:rsidRDefault="006728F8">
      <w:pPr>
        <w:pStyle w:val="normal0"/>
        <w:spacing w:before="120" w:line="240" w:lineRule="auto"/>
        <w:jc w:val="both"/>
      </w:pPr>
      <w:r>
        <w:t>The CIMI model consists of structural patterns and the constraints applied on those patterns:</w:t>
      </w:r>
    </w:p>
    <w:p w14:paraId="579CFA12" w14:textId="77777777" w:rsidR="00274316" w:rsidRDefault="006728F8">
      <w:pPr>
        <w:pStyle w:val="normal0"/>
        <w:numPr>
          <w:ilvl w:val="0"/>
          <w:numId w:val="1"/>
        </w:numPr>
        <w:spacing w:after="0"/>
        <w:ind w:hanging="360"/>
      </w:pPr>
      <w:r>
        <w:lastRenderedPageBreak/>
        <w:t>The CIMI Reference Model specifies the classes, attributes, and allowed relationships that define the model’s primitive types, complex types, data structures, and the clinical patterns built upon them.</w:t>
      </w:r>
    </w:p>
    <w:p w14:paraId="3C325F21" w14:textId="77777777" w:rsidR="00274316" w:rsidRDefault="006728F8">
      <w:pPr>
        <w:pStyle w:val="normal0"/>
        <w:numPr>
          <w:ilvl w:val="0"/>
          <w:numId w:val="1"/>
        </w:numPr>
        <w:spacing w:after="0"/>
        <w:ind w:hanging="360"/>
      </w:pPr>
      <w:r>
        <w:t>The CIMI Archetype Library is composed of archetype hierarchies that progressively constrain the patterns defined in the reference model and whose leaf-level archetypes ultimately form the Detained Clinical Model (DCM) layer of the CIMI model. A DCM consists of the structural patterns and corresponding archetype constraints that sufficiently define a shareable and interoperable unit of information.</w:t>
      </w:r>
    </w:p>
    <w:p w14:paraId="73783F9D" w14:textId="77777777" w:rsidR="00274316" w:rsidRDefault="006728F8">
      <w:pPr>
        <w:pStyle w:val="normal0"/>
        <w:spacing w:before="120" w:line="240" w:lineRule="auto"/>
        <w:jc w:val="both"/>
      </w:pPr>
      <w:r>
        <w:t>The CIMI model is persisted in a format that conforms to two OpenEHR specifications:</w:t>
      </w:r>
    </w:p>
    <w:p w14:paraId="672D66F0" w14:textId="77777777" w:rsidR="00274316" w:rsidRDefault="006728F8">
      <w:pPr>
        <w:pStyle w:val="normal0"/>
        <w:numPr>
          <w:ilvl w:val="0"/>
          <w:numId w:val="3"/>
        </w:numPr>
        <w:spacing w:after="0"/>
        <w:ind w:hanging="360"/>
      </w:pPr>
      <w:r>
        <w:t>The Basic Meta Modeling (BMM) language is used to define and persist the CIMI Reference Model</w:t>
      </w:r>
      <w:r>
        <w:rPr>
          <w:vertAlign w:val="superscript"/>
        </w:rPr>
        <w:footnoteReference w:id="4"/>
      </w:r>
      <w:r>
        <w:t>.</w:t>
      </w:r>
    </w:p>
    <w:p w14:paraId="53D2FD99" w14:textId="77777777" w:rsidR="00274316" w:rsidRDefault="006728F8">
      <w:pPr>
        <w:pStyle w:val="normal0"/>
        <w:numPr>
          <w:ilvl w:val="0"/>
          <w:numId w:val="3"/>
        </w:numPr>
        <w:spacing w:after="0"/>
        <w:ind w:hanging="360"/>
      </w:pPr>
      <w:r>
        <w:t>The Archetype Definition Language (ADL2) is used to specify persistent and computable constraints on the reference model</w:t>
      </w:r>
      <w:r>
        <w:rPr>
          <w:vertAlign w:val="superscript"/>
        </w:rPr>
        <w:footnoteReference w:id="5"/>
      </w:r>
      <w:r>
        <w:t>.</w:t>
      </w:r>
    </w:p>
    <w:p w14:paraId="6057AC73" w14:textId="77777777" w:rsidR="00274316" w:rsidRDefault="006728F8">
      <w:pPr>
        <w:pStyle w:val="normal0"/>
      </w:pPr>
      <w:r>
        <w:t xml:space="preserve">The CIMI model follows a strict rule in the usage of the abovementioned two OpenEHR specifications in order to cleanly delineate the boundary between the reference model and the archetype hierarchies. </w:t>
      </w:r>
      <w:r>
        <w:rPr>
          <w:i/>
        </w:rPr>
        <w:t xml:space="preserve">The basic meta-modeling language is used to specify the classes, attributes, and relationships that make up the model. The archetype definition language is to define the constraints on the reference model </w:t>
      </w:r>
      <w:r>
        <w:rPr>
          <w:b/>
          <w:i/>
        </w:rPr>
        <w:t>but shall not be used to define new model classes and attributes</w:t>
      </w:r>
      <w:r>
        <w:rPr>
          <w:i/>
        </w:rPr>
        <w:t>.</w:t>
      </w:r>
      <w:r>
        <w:t xml:space="preserve"> In other words, the CIMI model specifies classes and attributes explicitly in the reference model and does not offer a way to extend the model within archetypes. </w:t>
      </w:r>
    </w:p>
    <w:p w14:paraId="1E7F97C3" w14:textId="77777777" w:rsidR="00274316" w:rsidRDefault="006728F8">
      <w:pPr>
        <w:pStyle w:val="normal0"/>
      </w:pPr>
      <w:r>
        <w:t>This approach represents a departure from the approach taken by OpenEHR, which allows the definition of classes and attributes within archetypes using the meta model constructs of ITEM, CLUSTER, and ELEMENT and by FHIR whose extension mechanism allows for the definition of new attributes and structures within resource profiles. The motivation for this decision is that, unlike FHIR and the OpenEHR models, both physical models, CIMI is a logical model and thus does not rely on extensions to provide for additional expressivity beyond that provided by the CIMI Reference Model. The CIMI Logical Model favors expressivity over economy of structure and delegates model extensibility to its underlying physical model target. For instance, attributes that exist in the CIMI Reference Model, but that do not exist in the FHIR Core Model, shall be mapped to the appropriate FHIR extensions.</w:t>
      </w:r>
    </w:p>
    <w:p w14:paraId="1FEDE178" w14:textId="77777777" w:rsidR="00274316" w:rsidRDefault="006728F8">
      <w:pPr>
        <w:pStyle w:val="Heading3"/>
      </w:pPr>
      <w:bookmarkStart w:id="22" w:name="_3rdcrjn" w:colFirst="0" w:colLast="0"/>
      <w:bookmarkStart w:id="23" w:name="_Toc342304435"/>
      <w:bookmarkEnd w:id="22"/>
      <w:r>
        <w:rPr>
          <w:rFonts w:ascii="Calibri" w:eastAsia="Calibri" w:hAnsi="Calibri" w:cs="Calibri"/>
        </w:rPr>
        <w:t>The CIMI Reference Model</w:t>
      </w:r>
      <w:bookmarkEnd w:id="23"/>
    </w:p>
    <w:p w14:paraId="03EF72F8" w14:textId="77777777" w:rsidR="00274316" w:rsidRDefault="006728F8">
      <w:pPr>
        <w:pStyle w:val="normal0"/>
      </w:pPr>
      <w:r>
        <w:t>The CIMI Reference Model is a layered model that is designed to be modular and currently consists of three layers:</w:t>
      </w:r>
    </w:p>
    <w:p w14:paraId="141A3451" w14:textId="77777777" w:rsidR="00274316" w:rsidRDefault="006728F8">
      <w:pPr>
        <w:pStyle w:val="normal0"/>
        <w:numPr>
          <w:ilvl w:val="0"/>
          <w:numId w:val="5"/>
        </w:numPr>
        <w:spacing w:after="0"/>
        <w:ind w:hanging="360"/>
      </w:pPr>
      <w:r>
        <w:t>The Core CIMI Reference Model defines the model’s primitives, core types, and two root classes, LOCATABLE, from which the majority of CIMI domain classes derive and ASSOCIATION_CLASS from which CIMI association classes derive.</w:t>
      </w:r>
    </w:p>
    <w:p w14:paraId="4C55BEF2" w14:textId="77777777" w:rsidR="00274316" w:rsidRDefault="006728F8">
      <w:pPr>
        <w:pStyle w:val="normal0"/>
        <w:numPr>
          <w:ilvl w:val="0"/>
          <w:numId w:val="5"/>
        </w:numPr>
        <w:spacing w:after="0"/>
        <w:ind w:hanging="360"/>
      </w:pPr>
      <w:r>
        <w:lastRenderedPageBreak/>
        <w:t>The CIMI Foundational Reference Model defines the foundational underpinnings of the CIMI model. This structure aligns with the ISO 13606 EHR and the OpenEHR Reference Models. The Foundation Reference Model also defines a number of top-level hierarchies: CLUSTER, COMPOSITION, CONTENT, PARTY, ACTOR, ROLE, PARTICIPATION, and PARTY_RELATIONSHIP. All downstream CIMI classes and clinical patterns are derived from these hierarchies.</w:t>
      </w:r>
    </w:p>
    <w:p w14:paraId="108B3A9C" w14:textId="77777777" w:rsidR="00274316" w:rsidRDefault="006728F8">
      <w:pPr>
        <w:pStyle w:val="normal0"/>
        <w:numPr>
          <w:ilvl w:val="0"/>
          <w:numId w:val="5"/>
        </w:numPr>
        <w:ind w:hanging="360"/>
      </w:pPr>
      <w:r>
        <w:t>The CIMI Clinical Reference Model builds upon these two lower layers to provide the structural patterns upon which CIMI preferred archetypes are built. While the CIMI Core and Foundational reference modules provide the core semantics, structure, and granularity of the CIMI model, the CIMI Clinical Reference Model module provides an intuitive domain view for clinical modelers.</w:t>
      </w:r>
    </w:p>
    <w:p w14:paraId="48542D57" w14:textId="77777777" w:rsidR="00274316" w:rsidRDefault="006728F8">
      <w:pPr>
        <w:pStyle w:val="normal0"/>
      </w:pPr>
      <w:r>
        <w:t>This modular approach allows for additional, more domain-specific layers to be added in future; or for alternate iso-semantic patterns to be introduced at the appropriate level in the model. Over time, it can be expected that the lower level reference model modules will become more stable while higher-level modules may still undergo additional flux.</w:t>
      </w:r>
    </w:p>
    <w:p w14:paraId="605C450F" w14:textId="77777777" w:rsidR="00274316" w:rsidRDefault="006728F8">
      <w:pPr>
        <w:pStyle w:val="Heading4"/>
      </w:pPr>
      <w:bookmarkStart w:id="24" w:name="_3a2qx2kq58ni" w:colFirst="0" w:colLast="0"/>
      <w:bookmarkEnd w:id="24"/>
      <w:r>
        <w:rPr>
          <w:rFonts w:ascii="Calibri" w:eastAsia="Calibri" w:hAnsi="Calibri" w:cs="Calibri"/>
        </w:rPr>
        <w:t>What is a ‘reference model pattern’ or ‘clinical pattern’</w:t>
      </w:r>
    </w:p>
    <w:p w14:paraId="4ED24436" w14:textId="77777777" w:rsidR="00274316" w:rsidRDefault="006728F8">
      <w:pPr>
        <w:pStyle w:val="normal0"/>
      </w:pPr>
      <w:r>
        <w:t>A</w:t>
      </w:r>
      <w:r>
        <w:rPr>
          <w:i/>
        </w:rPr>
        <w:t xml:space="preserve"> reference model pattern</w:t>
      </w:r>
      <w:r>
        <w:t xml:space="preserve"> is a structural pattern (a single class or group of related classes) that can be constrained by archetypes in order to define a family of related and consistent detailed clinical models. The set of allowable clinical patterns comprise the CIMI Reference Model.</w:t>
      </w:r>
    </w:p>
    <w:p w14:paraId="738FBDCE" w14:textId="77777777" w:rsidR="00274316" w:rsidRDefault="006728F8">
      <w:pPr>
        <w:pStyle w:val="Heading3"/>
      </w:pPr>
      <w:bookmarkStart w:id="25" w:name="_26in1rg" w:colFirst="0" w:colLast="0"/>
      <w:bookmarkStart w:id="26" w:name="_Toc342304436"/>
      <w:bookmarkEnd w:id="25"/>
      <w:r>
        <w:rPr>
          <w:rFonts w:ascii="Calibri" w:eastAsia="Calibri" w:hAnsi="Calibri" w:cs="Calibri"/>
        </w:rPr>
        <w:t>The CIMI Archetype Hierarchies</w:t>
      </w:r>
      <w:bookmarkEnd w:id="26"/>
    </w:p>
    <w:p w14:paraId="6C718124" w14:textId="77777777" w:rsidR="00274316" w:rsidRDefault="006728F8">
      <w:pPr>
        <w:pStyle w:val="normal0"/>
        <w:spacing w:before="120" w:line="240" w:lineRule="auto"/>
        <w:jc w:val="both"/>
      </w:pPr>
      <w:r>
        <w:t>The CIMI archetype hierarchies form the second part of the CIMI model. These hierarchies serve two primary purposes:</w:t>
      </w:r>
    </w:p>
    <w:p w14:paraId="59744547" w14:textId="77777777" w:rsidR="00274316" w:rsidRDefault="006728F8">
      <w:pPr>
        <w:pStyle w:val="normal0"/>
        <w:numPr>
          <w:ilvl w:val="0"/>
          <w:numId w:val="7"/>
        </w:numPr>
        <w:spacing w:after="0"/>
        <w:ind w:hanging="360"/>
      </w:pPr>
      <w:r>
        <w:t>They enable the progressive application of constraints on reference clinical patterns including the specification of terminology constraints that assign formal meanings to both model attributes and their range.</w:t>
      </w:r>
    </w:p>
    <w:p w14:paraId="5C9290BB" w14:textId="77777777" w:rsidR="00274316" w:rsidRDefault="006728F8">
      <w:pPr>
        <w:pStyle w:val="normal0"/>
        <w:numPr>
          <w:ilvl w:val="0"/>
          <w:numId w:val="7"/>
        </w:numPr>
        <w:ind w:hanging="360"/>
      </w:pPr>
      <w:r>
        <w:t>They allow for the definition of sets of models whose members vary solely based on the constraints they apply to a common underlying reference model pattern.</w:t>
      </w:r>
    </w:p>
    <w:p w14:paraId="7DC72AE6" w14:textId="77777777" w:rsidR="00274316" w:rsidRDefault="006728F8">
      <w:pPr>
        <w:pStyle w:val="normal0"/>
      </w:pPr>
      <w:r>
        <w:t xml:space="preserve">Archetypes can specialize more general archetypes in ADL. They do so by progressively constraining the underlying reference model pattern in a manner that is consistent with and not contradictory to the constraints specified in archetypes higher up in the hierarchy. </w:t>
      </w:r>
    </w:p>
    <w:p w14:paraId="5CC5B902" w14:textId="77777777" w:rsidR="00274316" w:rsidRDefault="006728F8">
      <w:pPr>
        <w:pStyle w:val="normal0"/>
        <w:spacing w:before="120" w:line="240" w:lineRule="auto"/>
        <w:jc w:val="both"/>
      </w:pPr>
      <w:r>
        <w:t>Examples of constraint refinements are listed below:</w:t>
      </w:r>
    </w:p>
    <w:p w14:paraId="28575A85" w14:textId="77777777" w:rsidR="00274316" w:rsidRDefault="006728F8">
      <w:pPr>
        <w:pStyle w:val="normal0"/>
        <w:numPr>
          <w:ilvl w:val="0"/>
          <w:numId w:val="9"/>
        </w:numPr>
        <w:spacing w:after="0"/>
        <w:ind w:hanging="360"/>
      </w:pPr>
      <w:r>
        <w:t>A top-level archetype restricts the range of Ingredient.substanceCode to the set of all concepts subsumed by the SNOMED CT concept ‘Pharmaceutical/biologic product’. A downstream specialization of this archetype restricts the Ingredient.substanceCode to ‘Metoprolol’.</w:t>
      </w:r>
    </w:p>
    <w:p w14:paraId="3A385D29" w14:textId="77777777" w:rsidR="00274316" w:rsidRDefault="006728F8">
      <w:pPr>
        <w:pStyle w:val="normal0"/>
        <w:numPr>
          <w:ilvl w:val="0"/>
          <w:numId w:val="9"/>
        </w:numPr>
        <w:spacing w:after="0"/>
        <w:ind w:hanging="360"/>
      </w:pPr>
      <w:r>
        <w:t xml:space="preserve">A top-level archetype assigns the SNOMED CT concept ‘Procedure site (attribute)’ as the semantic binding of the attribute Procedure.site. A downstream specialization of this </w:t>
      </w:r>
      <w:r>
        <w:lastRenderedPageBreak/>
        <w:t>archetype further constrains this meaning to ‘Procedure site – Direct (attribute)’, a concept subsumed by the ‘Procedure site (attribute)’.</w:t>
      </w:r>
    </w:p>
    <w:p w14:paraId="1F5AB441" w14:textId="77777777" w:rsidR="00274316" w:rsidRDefault="006728F8">
      <w:pPr>
        <w:pStyle w:val="normal0"/>
        <w:numPr>
          <w:ilvl w:val="0"/>
          <w:numId w:val="9"/>
        </w:numPr>
        <w:spacing w:after="0"/>
        <w:ind w:hanging="360"/>
      </w:pPr>
      <w:r>
        <w:t>A downstream archetype refines the cardinality of a container attribute from 0</w:t>
      </w:r>
      <w:proofErr w:type="gramStart"/>
      <w:r>
        <w:t>..</w:t>
      </w:r>
      <w:proofErr w:type="gramEnd"/>
      <w:r>
        <w:t xml:space="preserve">* </w:t>
      </w:r>
      <w:proofErr w:type="gramStart"/>
      <w:r>
        <w:t>to</w:t>
      </w:r>
      <w:proofErr w:type="gramEnd"/>
      <w:r>
        <w:t xml:space="preserve"> 2..5.</w:t>
      </w:r>
    </w:p>
    <w:p w14:paraId="75C1EA97" w14:textId="77777777" w:rsidR="00274316" w:rsidRDefault="006728F8">
      <w:pPr>
        <w:pStyle w:val="normal0"/>
        <w:numPr>
          <w:ilvl w:val="0"/>
          <w:numId w:val="9"/>
        </w:numPr>
        <w:spacing w:after="0"/>
        <w:ind w:hanging="360"/>
      </w:pPr>
      <w:r>
        <w:t>A downstream archetype constrains out a class attribute by setting its existence to 0</w:t>
      </w:r>
      <w:proofErr w:type="gramStart"/>
      <w:r>
        <w:t>..</w:t>
      </w:r>
      <w:proofErr w:type="gramEnd"/>
      <w:r>
        <w:t>0.</w:t>
      </w:r>
    </w:p>
    <w:p w14:paraId="2B519FEA" w14:textId="77777777" w:rsidR="00274316" w:rsidRDefault="006728F8">
      <w:pPr>
        <w:pStyle w:val="normal0"/>
        <w:numPr>
          <w:ilvl w:val="0"/>
          <w:numId w:val="9"/>
        </w:numPr>
        <w:ind w:hanging="360"/>
      </w:pPr>
      <w:r>
        <w:t>A downstream archetype constrains the datatype of an attribute from DATA_VALUE to QUANTITY.</w:t>
      </w:r>
    </w:p>
    <w:p w14:paraId="75708DA0" w14:textId="77777777" w:rsidR="00274316" w:rsidRDefault="006728F8">
      <w:pPr>
        <w:pStyle w:val="normal0"/>
      </w:pPr>
      <w:r>
        <w:t>Detailed Clinical Models (DCMs), highly specific models that enable the interoperable exchange of clinical information, typically reside at the leaf-level of CIMI archetype hierarchies. The cumulative constraints applied on a DCM are intended to be precise enough to allow for the unambiguous exchange of interoperable clinical information and thus constitute highly specific constraints on the underlying reference model pattern. This layered approach is illustrated below:</w:t>
      </w:r>
    </w:p>
    <w:p w14:paraId="5BF0DC16" w14:textId="77777777" w:rsidR="00C74649" w:rsidRDefault="006728F8" w:rsidP="00C74649">
      <w:pPr>
        <w:pStyle w:val="normal0"/>
        <w:keepNext/>
        <w:spacing w:before="120" w:line="240" w:lineRule="auto"/>
        <w:jc w:val="both"/>
      </w:pPr>
      <w:r>
        <w:rPr>
          <w:noProof/>
        </w:rPr>
        <w:drawing>
          <wp:inline distT="114300" distB="114300" distL="114300" distR="114300" wp14:anchorId="785355CA" wp14:editId="300F1C06">
            <wp:extent cx="5486400" cy="4114800"/>
            <wp:effectExtent l="0" t="0" r="0" b="0"/>
            <wp:docPr id="8" name="image23.jpg" descr="HSPC Vision for CIMI%2FSOLOR%2FFHIR Ecosystem (3).jpg"/>
            <wp:cNvGraphicFramePr/>
            <a:graphic xmlns:a="http://schemas.openxmlformats.org/drawingml/2006/main">
              <a:graphicData uri="http://schemas.openxmlformats.org/drawingml/2006/picture">
                <pic:pic xmlns:pic="http://schemas.openxmlformats.org/drawingml/2006/picture">
                  <pic:nvPicPr>
                    <pic:cNvPr id="0" name="image23.jpg" descr="HSPC Vision for CIMI%2FSOLOR%2FFHIR Ecosystem (3).jpg"/>
                    <pic:cNvPicPr preferRelativeResize="0"/>
                  </pic:nvPicPr>
                  <pic:blipFill>
                    <a:blip r:embed="rId11"/>
                    <a:srcRect/>
                    <a:stretch>
                      <a:fillRect/>
                    </a:stretch>
                  </pic:blipFill>
                  <pic:spPr>
                    <a:xfrm>
                      <a:off x="0" y="0"/>
                      <a:ext cx="5486400" cy="4114800"/>
                    </a:xfrm>
                    <a:prstGeom prst="rect">
                      <a:avLst/>
                    </a:prstGeom>
                    <a:ln/>
                  </pic:spPr>
                </pic:pic>
              </a:graphicData>
            </a:graphic>
          </wp:inline>
        </w:drawing>
      </w:r>
    </w:p>
    <w:p w14:paraId="23894A1E" w14:textId="24021156" w:rsidR="00274316" w:rsidRDefault="00C74649" w:rsidP="00C74649">
      <w:pPr>
        <w:pStyle w:val="Caption"/>
        <w:jc w:val="center"/>
      </w:pPr>
      <w:bookmarkStart w:id="27" w:name="_Toc342304479"/>
      <w:r>
        <w:t xml:space="preserve">Figure </w:t>
      </w:r>
      <w:r w:rsidR="00D54EF1">
        <w:fldChar w:fldCharType="begin"/>
      </w:r>
      <w:r w:rsidR="00D54EF1">
        <w:instrText xml:space="preserve"> SEQ Figure \* ARABIC </w:instrText>
      </w:r>
      <w:r w:rsidR="00D54EF1">
        <w:fldChar w:fldCharType="separate"/>
      </w:r>
      <w:r w:rsidR="00142985">
        <w:rPr>
          <w:noProof/>
        </w:rPr>
        <w:t>1</w:t>
      </w:r>
      <w:r w:rsidR="00D54EF1">
        <w:rPr>
          <w:noProof/>
        </w:rPr>
        <w:fldChar w:fldCharType="end"/>
      </w:r>
      <w:r>
        <w:t xml:space="preserve"> - CIMI Architectural Framework</w:t>
      </w:r>
      <w:bookmarkEnd w:id="27"/>
    </w:p>
    <w:p w14:paraId="64ED19EB" w14:textId="77777777" w:rsidR="00274316" w:rsidRDefault="006728F8" w:rsidP="00BA78CC">
      <w:pPr>
        <w:pStyle w:val="Heading1"/>
      </w:pPr>
      <w:bookmarkStart w:id="28" w:name="_lnxbz9" w:colFirst="0" w:colLast="0"/>
      <w:bookmarkStart w:id="29" w:name="_Toc342304437"/>
      <w:bookmarkEnd w:id="28"/>
      <w:r>
        <w:t>Reference Model</w:t>
      </w:r>
      <w:bookmarkEnd w:id="29"/>
    </w:p>
    <w:p w14:paraId="77082EF9" w14:textId="77777777" w:rsidR="00274316" w:rsidRDefault="006728F8">
      <w:pPr>
        <w:pStyle w:val="normal0"/>
      </w:pPr>
      <w:r>
        <w:t>The CIMI reference model defines the core structure and data types of all CIMI clinical models. Each reference model module is further described in the sections below.</w:t>
      </w:r>
    </w:p>
    <w:p w14:paraId="0FFF0829" w14:textId="77777777" w:rsidR="00274316" w:rsidRDefault="006728F8">
      <w:pPr>
        <w:pStyle w:val="Heading2"/>
      </w:pPr>
      <w:bookmarkStart w:id="30" w:name="_35nkun2" w:colFirst="0" w:colLast="0"/>
      <w:bookmarkStart w:id="31" w:name="_Toc342304438"/>
      <w:bookmarkEnd w:id="30"/>
      <w:r>
        <w:rPr>
          <w:rFonts w:ascii="Calibri" w:eastAsia="Calibri" w:hAnsi="Calibri" w:cs="Calibri"/>
        </w:rPr>
        <w:t>The CIMI Core Reference Model Module</w:t>
      </w:r>
      <w:bookmarkEnd w:id="31"/>
    </w:p>
    <w:p w14:paraId="45E8D08E" w14:textId="77777777" w:rsidR="00274316" w:rsidRDefault="006728F8">
      <w:pPr>
        <w:pStyle w:val="normal0"/>
      </w:pPr>
      <w:r>
        <w:t>The CIMI Core Reference model module introduces four core reference model hierarchies:</w:t>
      </w:r>
    </w:p>
    <w:p w14:paraId="0F95B241" w14:textId="77777777" w:rsidR="00274316" w:rsidRDefault="006728F8">
      <w:pPr>
        <w:pStyle w:val="normal0"/>
        <w:numPr>
          <w:ilvl w:val="0"/>
          <w:numId w:val="33"/>
        </w:numPr>
        <w:spacing w:after="0"/>
        <w:ind w:hanging="360"/>
      </w:pPr>
      <w:r>
        <w:lastRenderedPageBreak/>
        <w:t>The Any hierarchy from which all CIMI primitive types are derived.</w:t>
      </w:r>
    </w:p>
    <w:p w14:paraId="7CE412D8" w14:textId="77777777" w:rsidR="00274316" w:rsidRDefault="006728F8">
      <w:pPr>
        <w:pStyle w:val="normal0"/>
        <w:numPr>
          <w:ilvl w:val="0"/>
          <w:numId w:val="33"/>
        </w:numPr>
        <w:spacing w:after="0"/>
        <w:ind w:hanging="360"/>
      </w:pPr>
      <w:r>
        <w:t>The DATA_VALUE hierarchy from which all CIMI complex types are derived.</w:t>
      </w:r>
    </w:p>
    <w:p w14:paraId="54B3E141" w14:textId="77777777" w:rsidR="00274316" w:rsidRDefault="006728F8">
      <w:pPr>
        <w:pStyle w:val="normal0"/>
        <w:numPr>
          <w:ilvl w:val="0"/>
          <w:numId w:val="33"/>
        </w:numPr>
        <w:spacing w:after="0"/>
        <w:ind w:hanging="360"/>
      </w:pPr>
      <w:r>
        <w:t>The LOCATABLE hierarchy from which all other CIMI classes are derived.</w:t>
      </w:r>
    </w:p>
    <w:p w14:paraId="13D54CF6" w14:textId="77777777" w:rsidR="00274316" w:rsidRDefault="006728F8">
      <w:pPr>
        <w:pStyle w:val="normal0"/>
        <w:numPr>
          <w:ilvl w:val="0"/>
          <w:numId w:val="33"/>
        </w:numPr>
        <w:spacing w:after="0"/>
        <w:ind w:hanging="360"/>
      </w:pPr>
      <w:r>
        <w:t>The ASSOCIATION_CLASS hierarchy from which all CIMI association classes are derived (e.g., PARTICIPATION, PARTY_RELATIONSHIP, ClinicalStatementAssociation)</w:t>
      </w:r>
    </w:p>
    <w:p w14:paraId="78F644BE" w14:textId="77777777" w:rsidR="00274316" w:rsidRDefault="00274316">
      <w:pPr>
        <w:pStyle w:val="normal0"/>
      </w:pPr>
    </w:p>
    <w:p w14:paraId="1AB822E3" w14:textId="77777777" w:rsidR="00274316" w:rsidRDefault="006728F8">
      <w:pPr>
        <w:pStyle w:val="Heading3"/>
      </w:pPr>
      <w:bookmarkStart w:id="32" w:name="_1ksv4uv" w:colFirst="0" w:colLast="0"/>
      <w:bookmarkStart w:id="33" w:name="_Toc342304439"/>
      <w:bookmarkEnd w:id="32"/>
      <w:r>
        <w:rPr>
          <w:rFonts w:ascii="Calibri" w:eastAsia="Calibri" w:hAnsi="Calibri" w:cs="Calibri"/>
        </w:rPr>
        <w:t>CIMI primitives</w:t>
      </w:r>
      <w:bookmarkEnd w:id="33"/>
    </w:p>
    <w:p w14:paraId="251F2DAB" w14:textId="5A718363" w:rsidR="00274316" w:rsidRDefault="007A420E">
      <w:pPr>
        <w:pStyle w:val="normal0"/>
      </w:pPr>
      <w:r>
        <w:fldChar w:fldCharType="begin"/>
      </w:r>
      <w:r>
        <w:instrText xml:space="preserve"> REF _Ref342256354 \h </w:instrText>
      </w:r>
      <w:r>
        <w:fldChar w:fldCharType="separate"/>
      </w:r>
      <w:r>
        <w:t xml:space="preserve">Table </w:t>
      </w:r>
      <w:r>
        <w:rPr>
          <w:noProof/>
        </w:rPr>
        <w:t>1</w:t>
      </w:r>
      <w:r>
        <w:fldChar w:fldCharType="end"/>
      </w:r>
      <w:r>
        <w:t xml:space="preserve"> </w:t>
      </w:r>
      <w:r w:rsidR="006728F8">
        <w:t xml:space="preserve">below aligns the set of CIMI primitive types and their mappings to UML and FHIR. In CIMI all primitive types derive from the </w:t>
      </w:r>
      <w:proofErr w:type="gramStart"/>
      <w:r w:rsidR="006728F8">
        <w:t>Any</w:t>
      </w:r>
      <w:proofErr w:type="gramEnd"/>
      <w:r w:rsidR="006728F8">
        <w:t xml:space="preserve"> abstract class:</w:t>
      </w:r>
    </w:p>
    <w:p w14:paraId="57A0807B" w14:textId="65F8EF4A" w:rsidR="000302CE" w:rsidRDefault="000302CE" w:rsidP="000302CE">
      <w:pPr>
        <w:pStyle w:val="Caption"/>
        <w:keepNext/>
      </w:pPr>
      <w:bookmarkStart w:id="34" w:name="_Ref342256354"/>
      <w:bookmarkStart w:id="35" w:name="_Ref342256317"/>
      <w:r>
        <w:t xml:space="preserve">Table </w:t>
      </w:r>
      <w:r w:rsidR="00D54EF1">
        <w:fldChar w:fldCharType="begin"/>
      </w:r>
      <w:r w:rsidR="00D54EF1">
        <w:instrText xml:space="preserve"> SEQ Table \* ARABIC </w:instrText>
      </w:r>
      <w:r w:rsidR="00D54EF1">
        <w:fldChar w:fldCharType="separate"/>
      </w:r>
      <w:r w:rsidR="007A420E">
        <w:rPr>
          <w:noProof/>
        </w:rPr>
        <w:t>1</w:t>
      </w:r>
      <w:r w:rsidR="00D54EF1">
        <w:rPr>
          <w:noProof/>
        </w:rPr>
        <w:fldChar w:fldCharType="end"/>
      </w:r>
      <w:bookmarkEnd w:id="34"/>
      <w:r w:rsidR="00201710">
        <w:t>:</w:t>
      </w:r>
      <w:r>
        <w:t xml:space="preserve"> </w:t>
      </w:r>
      <w:r w:rsidR="007A420E">
        <w:t xml:space="preserve">CIMI </w:t>
      </w:r>
      <w:r>
        <w:t>Primitive Mappings</w:t>
      </w:r>
      <w:bookmarkEnd w:id="35"/>
    </w:p>
    <w:tbl>
      <w:tblPr>
        <w:tblStyle w:val="LightShading-Accent1"/>
        <w:tblW w:w="8856" w:type="dxa"/>
        <w:tblLayout w:type="fixed"/>
        <w:tblLook w:val="04A0" w:firstRow="1" w:lastRow="0" w:firstColumn="1" w:lastColumn="0" w:noHBand="0" w:noVBand="1"/>
      </w:tblPr>
      <w:tblGrid>
        <w:gridCol w:w="2280"/>
        <w:gridCol w:w="2282"/>
        <w:gridCol w:w="2011"/>
        <w:gridCol w:w="2283"/>
      </w:tblGrid>
      <w:tr w:rsidR="00274316" w14:paraId="12E74081" w14:textId="77777777" w:rsidTr="007E3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827AC5F" w14:textId="77777777" w:rsidR="00274316" w:rsidRDefault="006728F8">
            <w:pPr>
              <w:pStyle w:val="normal0"/>
            </w:pPr>
            <w:r>
              <w:t>CIMI Primitives</w:t>
            </w:r>
          </w:p>
        </w:tc>
        <w:tc>
          <w:tcPr>
            <w:tcW w:w="2282" w:type="dxa"/>
          </w:tcPr>
          <w:p w14:paraId="650C9BA4"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UML Primitives</w:t>
            </w:r>
          </w:p>
        </w:tc>
        <w:tc>
          <w:tcPr>
            <w:tcW w:w="2011" w:type="dxa"/>
          </w:tcPr>
          <w:p w14:paraId="2FBBC855"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XML Primitives</w:t>
            </w:r>
          </w:p>
        </w:tc>
        <w:tc>
          <w:tcPr>
            <w:tcW w:w="2283" w:type="dxa"/>
          </w:tcPr>
          <w:p w14:paraId="520131FB"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Primitives</w:t>
            </w:r>
          </w:p>
        </w:tc>
      </w:tr>
      <w:tr w:rsidR="00274316" w14:paraId="2AB80DF5"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4CA251EE" w14:textId="77777777" w:rsidR="00274316" w:rsidRDefault="006728F8">
            <w:pPr>
              <w:pStyle w:val="normal0"/>
            </w:pPr>
            <w:r>
              <w:t>Boolean</w:t>
            </w:r>
          </w:p>
        </w:tc>
        <w:tc>
          <w:tcPr>
            <w:tcW w:w="2282" w:type="dxa"/>
          </w:tcPr>
          <w:p w14:paraId="0A2DF2BA"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Boolean</w:t>
            </w:r>
          </w:p>
        </w:tc>
        <w:tc>
          <w:tcPr>
            <w:tcW w:w="2011" w:type="dxa"/>
          </w:tcPr>
          <w:p w14:paraId="1FC58631"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77B9B74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boolean</w:t>
            </w:r>
            <w:proofErr w:type="gramEnd"/>
          </w:p>
        </w:tc>
      </w:tr>
      <w:tr w:rsidR="00274316" w14:paraId="01631709"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71FC45A5" w14:textId="77777777" w:rsidR="00274316" w:rsidRDefault="006728F8">
            <w:pPr>
              <w:pStyle w:val="normal0"/>
            </w:pPr>
            <w:r>
              <w:t>Real</w:t>
            </w:r>
          </w:p>
        </w:tc>
        <w:tc>
          <w:tcPr>
            <w:tcW w:w="2282" w:type="dxa"/>
          </w:tcPr>
          <w:p w14:paraId="7608BC6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Real</w:t>
            </w:r>
          </w:p>
        </w:tc>
        <w:tc>
          <w:tcPr>
            <w:tcW w:w="2011" w:type="dxa"/>
          </w:tcPr>
          <w:p w14:paraId="482FD5B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6E27A147"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decimal</w:t>
            </w:r>
            <w:proofErr w:type="gramEnd"/>
          </w:p>
        </w:tc>
      </w:tr>
      <w:tr w:rsidR="00274316" w14:paraId="76E4FA87"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17759A8" w14:textId="77777777" w:rsidR="00274316" w:rsidRDefault="006728F8">
            <w:pPr>
              <w:pStyle w:val="normal0"/>
            </w:pPr>
            <w:r>
              <w:t>Byte</w:t>
            </w:r>
          </w:p>
        </w:tc>
        <w:tc>
          <w:tcPr>
            <w:tcW w:w="2282" w:type="dxa"/>
          </w:tcPr>
          <w:p w14:paraId="6AB7745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1AF84CD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byte</w:t>
            </w:r>
            <w:proofErr w:type="gramEnd"/>
          </w:p>
        </w:tc>
        <w:tc>
          <w:tcPr>
            <w:tcW w:w="2283" w:type="dxa"/>
          </w:tcPr>
          <w:p w14:paraId="42A9606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Byte</w:t>
            </w:r>
          </w:p>
        </w:tc>
      </w:tr>
      <w:tr w:rsidR="00274316" w14:paraId="30BAE513"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496C1171" w14:textId="77777777" w:rsidR="00274316" w:rsidRDefault="006728F8">
            <w:pPr>
              <w:pStyle w:val="normal0"/>
            </w:pPr>
            <w:r>
              <w:t>Integer</w:t>
            </w:r>
          </w:p>
        </w:tc>
        <w:tc>
          <w:tcPr>
            <w:tcW w:w="2282" w:type="dxa"/>
          </w:tcPr>
          <w:p w14:paraId="51E5F46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Integer</w:t>
            </w:r>
          </w:p>
        </w:tc>
        <w:tc>
          <w:tcPr>
            <w:tcW w:w="2011" w:type="dxa"/>
          </w:tcPr>
          <w:p w14:paraId="7DDD801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3587AB1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integer</w:t>
            </w:r>
            <w:proofErr w:type="gramEnd"/>
          </w:p>
        </w:tc>
      </w:tr>
      <w:tr w:rsidR="00274316" w14:paraId="708B17C3"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0CF2D655" w14:textId="77777777" w:rsidR="00274316" w:rsidRDefault="006728F8">
            <w:pPr>
              <w:pStyle w:val="normal0"/>
            </w:pPr>
            <w:r>
              <w:t>Character</w:t>
            </w:r>
          </w:p>
        </w:tc>
        <w:tc>
          <w:tcPr>
            <w:tcW w:w="2282" w:type="dxa"/>
          </w:tcPr>
          <w:p w14:paraId="5B1538D8"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Character</w:t>
            </w:r>
          </w:p>
        </w:tc>
        <w:tc>
          <w:tcPr>
            <w:tcW w:w="2011" w:type="dxa"/>
          </w:tcPr>
          <w:p w14:paraId="583298A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28160A05"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0E3C6F4C"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231B8BA7" w14:textId="77777777" w:rsidR="00274316" w:rsidRDefault="006728F8">
            <w:pPr>
              <w:pStyle w:val="normal0"/>
            </w:pPr>
            <w:r>
              <w:t>String</w:t>
            </w:r>
          </w:p>
        </w:tc>
        <w:tc>
          <w:tcPr>
            <w:tcW w:w="2282" w:type="dxa"/>
          </w:tcPr>
          <w:p w14:paraId="72C94A3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String</w:t>
            </w:r>
          </w:p>
        </w:tc>
        <w:tc>
          <w:tcPr>
            <w:tcW w:w="2011" w:type="dxa"/>
          </w:tcPr>
          <w:p w14:paraId="2F3174A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17540B2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string</w:t>
            </w:r>
            <w:proofErr w:type="gramEnd"/>
          </w:p>
        </w:tc>
      </w:tr>
      <w:tr w:rsidR="00274316" w14:paraId="689216E8"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3F867CD1" w14:textId="77777777" w:rsidR="00274316" w:rsidRDefault="006728F8">
            <w:pPr>
              <w:pStyle w:val="normal0"/>
            </w:pPr>
            <w:r>
              <w:t>URI</w:t>
            </w:r>
          </w:p>
        </w:tc>
        <w:tc>
          <w:tcPr>
            <w:tcW w:w="2282" w:type="dxa"/>
          </w:tcPr>
          <w:p w14:paraId="256F3F5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37DD7ED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anyUri</w:t>
            </w:r>
            <w:proofErr w:type="gramEnd"/>
          </w:p>
        </w:tc>
        <w:tc>
          <w:tcPr>
            <w:tcW w:w="2283" w:type="dxa"/>
          </w:tcPr>
          <w:p w14:paraId="4756D0B9"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uri</w:t>
            </w:r>
            <w:proofErr w:type="gramEnd"/>
          </w:p>
        </w:tc>
      </w:tr>
      <w:tr w:rsidR="00274316" w14:paraId="0BDAA004"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4785A9FB" w14:textId="77777777" w:rsidR="00274316" w:rsidRDefault="006728F8">
            <w:pPr>
              <w:pStyle w:val="normal0"/>
            </w:pPr>
            <w:r>
              <w:t>List&lt;T&gt;</w:t>
            </w:r>
          </w:p>
        </w:tc>
        <w:tc>
          <w:tcPr>
            <w:tcW w:w="2282" w:type="dxa"/>
          </w:tcPr>
          <w:p w14:paraId="6DD6EB01"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011" w:type="dxa"/>
          </w:tcPr>
          <w:p w14:paraId="690289FC"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217475DF"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02A61BF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Pr>
          <w:p w14:paraId="5D396F2D" w14:textId="77777777" w:rsidR="00274316" w:rsidRDefault="006728F8">
            <w:pPr>
              <w:pStyle w:val="normal0"/>
            </w:pPr>
            <w:r>
              <w:t>Array&lt;T&gt;</w:t>
            </w:r>
          </w:p>
        </w:tc>
        <w:tc>
          <w:tcPr>
            <w:tcW w:w="2282" w:type="dxa"/>
          </w:tcPr>
          <w:p w14:paraId="7F6AF44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011" w:type="dxa"/>
          </w:tcPr>
          <w:p w14:paraId="4529327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283" w:type="dxa"/>
          </w:tcPr>
          <w:p w14:paraId="5881B268"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17D787BD" w14:textId="77777777" w:rsidTr="007E3395">
        <w:tc>
          <w:tcPr>
            <w:cnfStyle w:val="001000000000" w:firstRow="0" w:lastRow="0" w:firstColumn="1" w:lastColumn="0" w:oddVBand="0" w:evenVBand="0" w:oddHBand="0" w:evenHBand="0" w:firstRowFirstColumn="0" w:firstRowLastColumn="0" w:lastRowFirstColumn="0" w:lastRowLastColumn="0"/>
            <w:tcW w:w="2280" w:type="dxa"/>
          </w:tcPr>
          <w:p w14:paraId="398AD66D" w14:textId="77777777" w:rsidR="00274316" w:rsidRDefault="006728F8">
            <w:pPr>
              <w:pStyle w:val="normal0"/>
            </w:pPr>
            <w:r>
              <w:t>Any (root type)</w:t>
            </w:r>
          </w:p>
        </w:tc>
        <w:tc>
          <w:tcPr>
            <w:tcW w:w="2282" w:type="dxa"/>
          </w:tcPr>
          <w:p w14:paraId="1E50E05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011" w:type="dxa"/>
          </w:tcPr>
          <w:p w14:paraId="1FBAC0FF"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283" w:type="dxa"/>
          </w:tcPr>
          <w:p w14:paraId="5A8ABF3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Element</w:t>
            </w:r>
          </w:p>
        </w:tc>
      </w:tr>
    </w:tbl>
    <w:p w14:paraId="427F2BCF" w14:textId="77777777" w:rsidR="00274316" w:rsidRDefault="00274316">
      <w:pPr>
        <w:pStyle w:val="normal0"/>
      </w:pPr>
    </w:p>
    <w:p w14:paraId="4C616E18" w14:textId="77777777" w:rsidR="006208AD" w:rsidRDefault="006728F8" w:rsidP="006208AD">
      <w:pPr>
        <w:pStyle w:val="normal0"/>
        <w:keepNext/>
      </w:pPr>
      <w:r>
        <w:rPr>
          <w:noProof/>
        </w:rPr>
        <w:lastRenderedPageBreak/>
        <w:drawing>
          <wp:inline distT="0" distB="0" distL="0" distR="0" wp14:anchorId="4EB2CC8C" wp14:editId="3C5E03CE">
            <wp:extent cx="5384517" cy="3356751"/>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2"/>
                    <a:srcRect/>
                    <a:stretch>
                      <a:fillRect/>
                    </a:stretch>
                  </pic:blipFill>
                  <pic:spPr>
                    <a:xfrm>
                      <a:off x="0" y="0"/>
                      <a:ext cx="5384517" cy="3356751"/>
                    </a:xfrm>
                    <a:prstGeom prst="rect">
                      <a:avLst/>
                    </a:prstGeom>
                    <a:ln/>
                  </pic:spPr>
                </pic:pic>
              </a:graphicData>
            </a:graphic>
          </wp:inline>
        </w:drawing>
      </w:r>
    </w:p>
    <w:p w14:paraId="23C08F59" w14:textId="6C4E3ACB" w:rsidR="00274316" w:rsidRDefault="006208AD" w:rsidP="006208AD">
      <w:pPr>
        <w:pStyle w:val="Caption"/>
        <w:jc w:val="center"/>
      </w:pPr>
      <w:bookmarkStart w:id="36" w:name="_Toc342304480"/>
      <w:r>
        <w:t xml:space="preserve">Figure </w:t>
      </w:r>
      <w:r w:rsidR="00D54EF1">
        <w:fldChar w:fldCharType="begin"/>
      </w:r>
      <w:r w:rsidR="00D54EF1">
        <w:instrText xml:space="preserve"> SEQ Figure \* ARABIC </w:instrText>
      </w:r>
      <w:r w:rsidR="00D54EF1">
        <w:fldChar w:fldCharType="separate"/>
      </w:r>
      <w:r w:rsidR="00142985">
        <w:rPr>
          <w:noProof/>
        </w:rPr>
        <w:t>2</w:t>
      </w:r>
      <w:r w:rsidR="00D54EF1">
        <w:rPr>
          <w:noProof/>
        </w:rPr>
        <w:fldChar w:fldCharType="end"/>
      </w:r>
      <w:r>
        <w:t xml:space="preserve"> - CIMI Primitive Types</w:t>
      </w:r>
      <w:bookmarkEnd w:id="36"/>
    </w:p>
    <w:p w14:paraId="42047178" w14:textId="77777777" w:rsidR="00274316" w:rsidRDefault="006728F8">
      <w:pPr>
        <w:pStyle w:val="Heading3"/>
      </w:pPr>
      <w:bookmarkStart w:id="37" w:name="_44sinio" w:colFirst="0" w:colLast="0"/>
      <w:bookmarkStart w:id="38" w:name="_Toc342304440"/>
      <w:bookmarkEnd w:id="37"/>
      <w:r>
        <w:rPr>
          <w:rFonts w:ascii="Calibri" w:eastAsia="Calibri" w:hAnsi="Calibri" w:cs="Calibri"/>
        </w:rPr>
        <w:t>CIMI Complex Types</w:t>
      </w:r>
      <w:bookmarkEnd w:id="38"/>
    </w:p>
    <w:p w14:paraId="3F81E0A3" w14:textId="0D401D6B" w:rsidR="00274316" w:rsidRDefault="007A1762">
      <w:pPr>
        <w:pStyle w:val="normal0"/>
      </w:pPr>
      <w:r>
        <w:fldChar w:fldCharType="begin"/>
      </w:r>
      <w:r>
        <w:instrText xml:space="preserve"> REF _Ref342256443 \h </w:instrText>
      </w:r>
      <w:r>
        <w:fldChar w:fldCharType="separate"/>
      </w:r>
      <w:r>
        <w:t xml:space="preserve">Table </w:t>
      </w:r>
      <w:r>
        <w:rPr>
          <w:noProof/>
        </w:rPr>
        <w:t>2</w:t>
      </w:r>
      <w:r>
        <w:fldChar w:fldCharType="end"/>
      </w:r>
      <w:r>
        <w:t xml:space="preserve"> </w:t>
      </w:r>
      <w:r w:rsidR="006728F8">
        <w:t>below aligns the CIMI ‘complex’ data types and their mappings to FHIR. In CIMI, all complex data types derive from the DATA_VALUE abstract class:</w:t>
      </w:r>
    </w:p>
    <w:p w14:paraId="1703DF7D" w14:textId="1A00D987" w:rsidR="007A420E" w:rsidRDefault="007A420E" w:rsidP="007A420E">
      <w:pPr>
        <w:pStyle w:val="Caption"/>
        <w:keepNext/>
      </w:pPr>
      <w:bookmarkStart w:id="39" w:name="_Ref342256443"/>
      <w:r>
        <w:t xml:space="preserve">Table </w:t>
      </w:r>
      <w:r w:rsidR="00D54EF1">
        <w:fldChar w:fldCharType="begin"/>
      </w:r>
      <w:r w:rsidR="00D54EF1">
        <w:instrText xml:space="preserve"> SEQ Table \* ARABIC </w:instrText>
      </w:r>
      <w:r w:rsidR="00D54EF1">
        <w:fldChar w:fldCharType="separate"/>
      </w:r>
      <w:r>
        <w:rPr>
          <w:noProof/>
        </w:rPr>
        <w:t>2</w:t>
      </w:r>
      <w:r w:rsidR="00D54EF1">
        <w:rPr>
          <w:noProof/>
        </w:rPr>
        <w:fldChar w:fldCharType="end"/>
      </w:r>
      <w:bookmarkEnd w:id="39"/>
      <w:r w:rsidR="00201710">
        <w:t>:</w:t>
      </w:r>
      <w:r>
        <w:t xml:space="preserve"> CIMI Data Type Mappings</w:t>
      </w:r>
    </w:p>
    <w:tbl>
      <w:tblPr>
        <w:tblStyle w:val="LightShading-Accent1"/>
        <w:tblW w:w="8856" w:type="dxa"/>
        <w:tblLayout w:type="fixed"/>
        <w:tblLook w:val="04A0" w:firstRow="1" w:lastRow="0" w:firstColumn="1" w:lastColumn="0" w:noHBand="0" w:noVBand="1"/>
      </w:tblPr>
      <w:tblGrid>
        <w:gridCol w:w="3053"/>
        <w:gridCol w:w="2846"/>
        <w:gridCol w:w="2957"/>
      </w:tblGrid>
      <w:tr w:rsidR="00274316" w14:paraId="09C78356" w14:textId="77777777" w:rsidTr="007E33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74939119" w14:textId="77777777" w:rsidR="00274316" w:rsidRDefault="006728F8">
            <w:pPr>
              <w:pStyle w:val="normal0"/>
            </w:pPr>
            <w:r>
              <w:t>CIMI Data Types</w:t>
            </w:r>
          </w:p>
        </w:tc>
        <w:tc>
          <w:tcPr>
            <w:tcW w:w="2846" w:type="dxa"/>
          </w:tcPr>
          <w:p w14:paraId="5C325BA6"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Primitives</w:t>
            </w:r>
          </w:p>
        </w:tc>
        <w:tc>
          <w:tcPr>
            <w:tcW w:w="2957" w:type="dxa"/>
          </w:tcPr>
          <w:p w14:paraId="12F2DAFB" w14:textId="77777777" w:rsidR="00274316" w:rsidRDefault="006728F8">
            <w:pPr>
              <w:pStyle w:val="normal0"/>
              <w:cnfStyle w:val="100000000000" w:firstRow="1" w:lastRow="0" w:firstColumn="0" w:lastColumn="0" w:oddVBand="0" w:evenVBand="0" w:oddHBand="0" w:evenHBand="0" w:firstRowFirstColumn="0" w:firstRowLastColumn="0" w:lastRowFirstColumn="0" w:lastRowLastColumn="0"/>
            </w:pPr>
            <w:r>
              <w:t>FHIR Complex Types</w:t>
            </w:r>
          </w:p>
        </w:tc>
      </w:tr>
      <w:tr w:rsidR="00274316" w14:paraId="1F0F8C1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46063DE7" w14:textId="77777777" w:rsidR="00274316" w:rsidRDefault="006728F8">
            <w:pPr>
              <w:pStyle w:val="normal0"/>
            </w:pPr>
            <w:r>
              <w:t>DATE</w:t>
            </w:r>
          </w:p>
        </w:tc>
        <w:tc>
          <w:tcPr>
            <w:tcW w:w="2846" w:type="dxa"/>
          </w:tcPr>
          <w:p w14:paraId="7881A194"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date</w:t>
            </w:r>
            <w:proofErr w:type="gramEnd"/>
          </w:p>
        </w:tc>
        <w:tc>
          <w:tcPr>
            <w:tcW w:w="2957" w:type="dxa"/>
          </w:tcPr>
          <w:p w14:paraId="2020A2BA"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30687443"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27D417E" w14:textId="77777777" w:rsidR="00274316" w:rsidRDefault="006728F8">
            <w:pPr>
              <w:pStyle w:val="normal0"/>
            </w:pPr>
            <w:r>
              <w:t>TIME</w:t>
            </w:r>
          </w:p>
        </w:tc>
        <w:tc>
          <w:tcPr>
            <w:tcW w:w="2846" w:type="dxa"/>
          </w:tcPr>
          <w:p w14:paraId="0A46460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time</w:t>
            </w:r>
            <w:proofErr w:type="gramEnd"/>
          </w:p>
        </w:tc>
        <w:tc>
          <w:tcPr>
            <w:tcW w:w="2957" w:type="dxa"/>
          </w:tcPr>
          <w:p w14:paraId="44F970C8"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3E28196C"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3240EC62" w14:textId="77777777" w:rsidR="00274316" w:rsidRDefault="006728F8">
            <w:pPr>
              <w:pStyle w:val="normal0"/>
            </w:pPr>
            <w:r>
              <w:t>DATE_TIME</w:t>
            </w:r>
          </w:p>
        </w:tc>
        <w:tc>
          <w:tcPr>
            <w:tcW w:w="2846" w:type="dxa"/>
          </w:tcPr>
          <w:p w14:paraId="7FB92E5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dateTime</w:t>
            </w:r>
            <w:proofErr w:type="gramEnd"/>
          </w:p>
        </w:tc>
        <w:tc>
          <w:tcPr>
            <w:tcW w:w="2957" w:type="dxa"/>
          </w:tcPr>
          <w:p w14:paraId="7E34798D"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48A26FA6"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2364202C" w14:textId="77777777" w:rsidR="00274316" w:rsidRDefault="006728F8">
            <w:pPr>
              <w:pStyle w:val="normal0"/>
            </w:pPr>
            <w:r>
              <w:t>COUNT</w:t>
            </w:r>
          </w:p>
        </w:tc>
        <w:tc>
          <w:tcPr>
            <w:tcW w:w="2846" w:type="dxa"/>
          </w:tcPr>
          <w:p w14:paraId="53330CF4"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6884C5BA"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Count</w:t>
            </w:r>
          </w:p>
        </w:tc>
      </w:tr>
      <w:tr w:rsidR="00274316" w14:paraId="70A56BCF"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1AA20F8B" w14:textId="77777777" w:rsidR="00274316" w:rsidRDefault="006728F8">
            <w:pPr>
              <w:pStyle w:val="normal0"/>
            </w:pPr>
            <w:r>
              <w:t>PROPORTION</w:t>
            </w:r>
          </w:p>
        </w:tc>
        <w:tc>
          <w:tcPr>
            <w:tcW w:w="2846" w:type="dxa"/>
          </w:tcPr>
          <w:p w14:paraId="563B11F9"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332D6C6D"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Ratio&lt;Quantity&gt;</w:t>
            </w:r>
          </w:p>
        </w:tc>
      </w:tr>
      <w:tr w:rsidR="00274316" w14:paraId="5B05B3D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1525D8B7" w14:textId="77777777" w:rsidR="00274316" w:rsidRDefault="006728F8">
            <w:pPr>
              <w:pStyle w:val="normal0"/>
            </w:pPr>
            <w:r>
              <w:t>QUANTITY</w:t>
            </w:r>
          </w:p>
        </w:tc>
        <w:tc>
          <w:tcPr>
            <w:tcW w:w="2846" w:type="dxa"/>
          </w:tcPr>
          <w:p w14:paraId="67F7A95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232845A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Quantity</w:t>
            </w:r>
          </w:p>
        </w:tc>
      </w:tr>
      <w:tr w:rsidR="00274316" w14:paraId="378F1302"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04D24A6E" w14:textId="77777777" w:rsidR="00274316" w:rsidRDefault="006728F8">
            <w:pPr>
              <w:pStyle w:val="normal0"/>
            </w:pPr>
            <w:r>
              <w:t>DURATION</w:t>
            </w:r>
          </w:p>
        </w:tc>
        <w:tc>
          <w:tcPr>
            <w:tcW w:w="2846" w:type="dxa"/>
          </w:tcPr>
          <w:p w14:paraId="127E1E54"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0B5E311E"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Duration</w:t>
            </w:r>
          </w:p>
        </w:tc>
      </w:tr>
      <w:tr w:rsidR="00274316" w14:paraId="696ED6B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06D8F5AB" w14:textId="77777777" w:rsidR="00274316" w:rsidRDefault="006728F8">
            <w:pPr>
              <w:pStyle w:val="normal0"/>
            </w:pPr>
            <w:r>
              <w:t>INTERVAL_VALUE&lt;T&gt;</w:t>
            </w:r>
          </w:p>
        </w:tc>
        <w:tc>
          <w:tcPr>
            <w:tcW w:w="2846" w:type="dxa"/>
          </w:tcPr>
          <w:p w14:paraId="4C554E9A"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7FB54D99"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Period, Range</w:t>
            </w:r>
          </w:p>
        </w:tc>
      </w:tr>
      <w:tr w:rsidR="00274316" w14:paraId="6131DF1B"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5C315A71" w14:textId="77777777" w:rsidR="00274316" w:rsidRDefault="006728F8">
            <w:pPr>
              <w:pStyle w:val="normal0"/>
            </w:pPr>
            <w:r>
              <w:t>PLAIN_TEXT</w:t>
            </w:r>
          </w:p>
        </w:tc>
        <w:tc>
          <w:tcPr>
            <w:tcW w:w="2846" w:type="dxa"/>
          </w:tcPr>
          <w:p w14:paraId="6C6780F5"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string</w:t>
            </w:r>
            <w:proofErr w:type="gramEnd"/>
            <w:r>
              <w:t>*</w:t>
            </w:r>
          </w:p>
        </w:tc>
        <w:tc>
          <w:tcPr>
            <w:tcW w:w="2957" w:type="dxa"/>
          </w:tcPr>
          <w:p w14:paraId="59CB2406"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566CEC64"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51490259" w14:textId="77777777" w:rsidR="00274316" w:rsidRDefault="006728F8">
            <w:pPr>
              <w:pStyle w:val="normal0"/>
            </w:pPr>
            <w:r>
              <w:t>CODED_TEXT</w:t>
            </w:r>
          </w:p>
        </w:tc>
        <w:tc>
          <w:tcPr>
            <w:tcW w:w="2846" w:type="dxa"/>
          </w:tcPr>
          <w:p w14:paraId="78EBED9D"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0E07A5B6"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Coding</w:t>
            </w:r>
          </w:p>
        </w:tc>
      </w:tr>
      <w:tr w:rsidR="00274316" w14:paraId="7FB72DA5"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2BB597CA" w14:textId="77777777" w:rsidR="00274316" w:rsidRDefault="006728F8">
            <w:pPr>
              <w:pStyle w:val="normal0"/>
            </w:pPr>
            <w:r>
              <w:t>URI_VALUE</w:t>
            </w:r>
          </w:p>
        </w:tc>
        <w:tc>
          <w:tcPr>
            <w:tcW w:w="2846" w:type="dxa"/>
          </w:tcPr>
          <w:p w14:paraId="708CE397"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uri</w:t>
            </w:r>
            <w:proofErr w:type="gramEnd"/>
          </w:p>
        </w:tc>
        <w:tc>
          <w:tcPr>
            <w:tcW w:w="2957" w:type="dxa"/>
          </w:tcPr>
          <w:p w14:paraId="6804156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4A94ECF2"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15F097B" w14:textId="77777777" w:rsidR="00274316" w:rsidRDefault="006728F8">
            <w:pPr>
              <w:pStyle w:val="normal0"/>
            </w:pPr>
            <w:r>
              <w:t>EHR_URI</w:t>
            </w:r>
          </w:p>
        </w:tc>
        <w:tc>
          <w:tcPr>
            <w:tcW w:w="2846" w:type="dxa"/>
          </w:tcPr>
          <w:p w14:paraId="25FB74F3"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uri</w:t>
            </w:r>
            <w:proofErr w:type="gramEnd"/>
          </w:p>
        </w:tc>
        <w:tc>
          <w:tcPr>
            <w:tcW w:w="2957" w:type="dxa"/>
          </w:tcPr>
          <w:p w14:paraId="3AC249C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606887AB"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4E52ECB6" w14:textId="77777777" w:rsidR="00274316" w:rsidRDefault="006728F8">
            <w:pPr>
              <w:pStyle w:val="normal0"/>
            </w:pPr>
            <w:r>
              <w:t>IDENTIFIER</w:t>
            </w:r>
          </w:p>
        </w:tc>
        <w:tc>
          <w:tcPr>
            <w:tcW w:w="2846" w:type="dxa"/>
          </w:tcPr>
          <w:p w14:paraId="5E4FD210"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373AA8BF"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Identifier (partial match)</w:t>
            </w:r>
          </w:p>
        </w:tc>
      </w:tr>
      <w:tr w:rsidR="00274316" w14:paraId="4FEC7EC8"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2529949F" w14:textId="77777777" w:rsidR="00274316" w:rsidRDefault="006728F8">
            <w:pPr>
              <w:pStyle w:val="normal0"/>
            </w:pPr>
            <w:r>
              <w:t>YESNO</w:t>
            </w:r>
          </w:p>
        </w:tc>
        <w:tc>
          <w:tcPr>
            <w:tcW w:w="2846" w:type="dxa"/>
          </w:tcPr>
          <w:p w14:paraId="47376803"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proofErr w:type="gramStart"/>
            <w:r>
              <w:t>boolean</w:t>
            </w:r>
            <w:proofErr w:type="gramEnd"/>
            <w:r>
              <w:t>*</w:t>
            </w:r>
          </w:p>
        </w:tc>
        <w:tc>
          <w:tcPr>
            <w:tcW w:w="2957" w:type="dxa"/>
          </w:tcPr>
          <w:p w14:paraId="339E032C"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r>
      <w:tr w:rsidR="00274316" w14:paraId="5F2C2C83"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3EC8A9A7" w14:textId="77777777" w:rsidR="00274316" w:rsidRDefault="006728F8">
            <w:pPr>
              <w:pStyle w:val="normal0"/>
            </w:pPr>
            <w:r>
              <w:t>PARSABLE</w:t>
            </w:r>
          </w:p>
        </w:tc>
        <w:tc>
          <w:tcPr>
            <w:tcW w:w="2846" w:type="dxa"/>
          </w:tcPr>
          <w:p w14:paraId="33215432"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proofErr w:type="gramStart"/>
            <w:r>
              <w:t>string</w:t>
            </w:r>
            <w:proofErr w:type="gramEnd"/>
            <w:r>
              <w:t>*</w:t>
            </w:r>
          </w:p>
        </w:tc>
        <w:tc>
          <w:tcPr>
            <w:tcW w:w="2957" w:type="dxa"/>
          </w:tcPr>
          <w:p w14:paraId="20A7C48E"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22F9905E"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3CB48EE2" w14:textId="77777777" w:rsidR="00274316" w:rsidRDefault="006728F8">
            <w:pPr>
              <w:pStyle w:val="normal0"/>
            </w:pPr>
            <w:r>
              <w:t>MULTIMEDIA</w:t>
            </w:r>
          </w:p>
        </w:tc>
        <w:tc>
          <w:tcPr>
            <w:tcW w:w="2846" w:type="dxa"/>
          </w:tcPr>
          <w:p w14:paraId="75DA4027"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50DC0005"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Attachment (partial match)</w:t>
            </w:r>
          </w:p>
        </w:tc>
      </w:tr>
      <w:tr w:rsidR="00274316" w14:paraId="2E05071A" w14:textId="77777777" w:rsidTr="007E3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3" w:type="dxa"/>
          </w:tcPr>
          <w:p w14:paraId="5B2423BD" w14:textId="77777777" w:rsidR="00274316" w:rsidRDefault="006728F8">
            <w:pPr>
              <w:pStyle w:val="normal0"/>
            </w:pPr>
            <w:r>
              <w:t>ORDINAL</w:t>
            </w:r>
          </w:p>
        </w:tc>
        <w:tc>
          <w:tcPr>
            <w:tcW w:w="2846" w:type="dxa"/>
          </w:tcPr>
          <w:p w14:paraId="147BEF57"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c>
          <w:tcPr>
            <w:tcW w:w="2957" w:type="dxa"/>
          </w:tcPr>
          <w:p w14:paraId="7199A2BC" w14:textId="77777777" w:rsidR="00274316" w:rsidRDefault="006728F8">
            <w:pPr>
              <w:pStyle w:val="normal0"/>
              <w:cnfStyle w:val="000000100000" w:firstRow="0" w:lastRow="0" w:firstColumn="0" w:lastColumn="0" w:oddVBand="0" w:evenVBand="0" w:oddHBand="1" w:evenHBand="0" w:firstRowFirstColumn="0" w:firstRowLastColumn="0" w:lastRowFirstColumn="0" w:lastRowLastColumn="0"/>
            </w:pPr>
            <w:r>
              <w:t>--</w:t>
            </w:r>
          </w:p>
        </w:tc>
      </w:tr>
      <w:tr w:rsidR="00274316" w14:paraId="005F286F" w14:textId="77777777" w:rsidTr="007E3395">
        <w:tc>
          <w:tcPr>
            <w:cnfStyle w:val="001000000000" w:firstRow="0" w:lastRow="0" w:firstColumn="1" w:lastColumn="0" w:oddVBand="0" w:evenVBand="0" w:oddHBand="0" w:evenHBand="0" w:firstRowFirstColumn="0" w:firstRowLastColumn="0" w:lastRowFirstColumn="0" w:lastRowLastColumn="0"/>
            <w:tcW w:w="3053" w:type="dxa"/>
          </w:tcPr>
          <w:p w14:paraId="11EE2D37" w14:textId="77777777" w:rsidR="00274316" w:rsidRDefault="006728F8">
            <w:pPr>
              <w:pStyle w:val="normal0"/>
            </w:pPr>
            <w:r>
              <w:t>DATA_VALUE (root type)</w:t>
            </w:r>
          </w:p>
        </w:tc>
        <w:tc>
          <w:tcPr>
            <w:tcW w:w="2846" w:type="dxa"/>
          </w:tcPr>
          <w:p w14:paraId="7949565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w:t>
            </w:r>
          </w:p>
        </w:tc>
        <w:tc>
          <w:tcPr>
            <w:tcW w:w="2957" w:type="dxa"/>
          </w:tcPr>
          <w:p w14:paraId="0D83479E" w14:textId="77777777" w:rsidR="00274316" w:rsidRDefault="006728F8">
            <w:pPr>
              <w:pStyle w:val="normal0"/>
              <w:cnfStyle w:val="000000000000" w:firstRow="0" w:lastRow="0" w:firstColumn="0" w:lastColumn="0" w:oddVBand="0" w:evenVBand="0" w:oddHBand="0" w:evenHBand="0" w:firstRowFirstColumn="0" w:firstRowLastColumn="0" w:lastRowFirstColumn="0" w:lastRowLastColumn="0"/>
            </w:pPr>
            <w:r>
              <w:t>Element</w:t>
            </w:r>
          </w:p>
        </w:tc>
      </w:tr>
    </w:tbl>
    <w:p w14:paraId="5D9EC7FF" w14:textId="77777777" w:rsidR="00274316" w:rsidRDefault="006728F8">
      <w:pPr>
        <w:pStyle w:val="normal0"/>
      </w:pPr>
      <w:r>
        <w:lastRenderedPageBreak/>
        <w:t xml:space="preserve">* </w:t>
      </w:r>
      <w:r>
        <w:rPr>
          <w:i/>
        </w:rPr>
        <w:t>Extended FHIR primitive types</w:t>
      </w:r>
    </w:p>
    <w:p w14:paraId="2F6B58C8" w14:textId="77777777" w:rsidR="00274316" w:rsidRDefault="006728F8">
      <w:pPr>
        <w:pStyle w:val="normal0"/>
      </w:pPr>
      <w:r>
        <w:t>CIMI and FHIR differ in the boundary between primitives and complex data types as shown in the table above. Moreover, a number of FHIR types do not have equivalents in CIMI. These include Annotation and SampledData, though both types can be accommodated within the CIMI CLUSTER hierarchy.</w:t>
      </w:r>
    </w:p>
    <w:p w14:paraId="45D3BF49" w14:textId="77777777" w:rsidR="006208AD" w:rsidRDefault="006728F8" w:rsidP="006208AD">
      <w:pPr>
        <w:pStyle w:val="normal0"/>
        <w:keepNext/>
      </w:pPr>
      <w:r>
        <w:rPr>
          <w:noProof/>
        </w:rPr>
        <w:drawing>
          <wp:inline distT="0" distB="0" distL="0" distR="0" wp14:anchorId="7DC4D3B8" wp14:editId="02FB2A8A">
            <wp:extent cx="5260399" cy="4172044"/>
            <wp:effectExtent l="0" t="0" r="0" b="0"/>
            <wp:docPr id="13"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3"/>
                    <a:srcRect/>
                    <a:stretch>
                      <a:fillRect/>
                    </a:stretch>
                  </pic:blipFill>
                  <pic:spPr>
                    <a:xfrm>
                      <a:off x="0" y="0"/>
                      <a:ext cx="5260399" cy="4172044"/>
                    </a:xfrm>
                    <a:prstGeom prst="rect">
                      <a:avLst/>
                    </a:prstGeom>
                    <a:ln/>
                  </pic:spPr>
                </pic:pic>
              </a:graphicData>
            </a:graphic>
          </wp:inline>
        </w:drawing>
      </w:r>
    </w:p>
    <w:p w14:paraId="4439BC09" w14:textId="3934519F" w:rsidR="00274316" w:rsidRDefault="006208AD" w:rsidP="006208AD">
      <w:pPr>
        <w:pStyle w:val="Caption"/>
        <w:jc w:val="center"/>
      </w:pPr>
      <w:bookmarkStart w:id="40" w:name="_Toc342304481"/>
      <w:r>
        <w:t xml:space="preserve">Figure </w:t>
      </w:r>
      <w:r w:rsidR="00D54EF1">
        <w:fldChar w:fldCharType="begin"/>
      </w:r>
      <w:r w:rsidR="00D54EF1">
        <w:instrText xml:space="preserve"> SEQ Figure \* ARABIC </w:instrText>
      </w:r>
      <w:r w:rsidR="00D54EF1">
        <w:fldChar w:fldCharType="separate"/>
      </w:r>
      <w:r w:rsidR="00142985">
        <w:rPr>
          <w:noProof/>
        </w:rPr>
        <w:t>3</w:t>
      </w:r>
      <w:r w:rsidR="00D54EF1">
        <w:rPr>
          <w:noProof/>
        </w:rPr>
        <w:fldChar w:fldCharType="end"/>
      </w:r>
      <w:r>
        <w:t xml:space="preserve"> - CIMI Data Value Types</w:t>
      </w:r>
      <w:bookmarkEnd w:id="40"/>
    </w:p>
    <w:p w14:paraId="7E5F78B0" w14:textId="77777777" w:rsidR="00274316" w:rsidRDefault="006728F8">
      <w:pPr>
        <w:pStyle w:val="Heading3"/>
      </w:pPr>
      <w:bookmarkStart w:id="41" w:name="_2jxsxqh" w:colFirst="0" w:colLast="0"/>
      <w:bookmarkStart w:id="42" w:name="_Toc342304441"/>
      <w:bookmarkEnd w:id="41"/>
      <w:r>
        <w:rPr>
          <w:rFonts w:ascii="Calibri" w:eastAsia="Calibri" w:hAnsi="Calibri" w:cs="Calibri"/>
        </w:rPr>
        <w:t>The LOCATABLE and ASSOCIATION_CLASS Root Types</w:t>
      </w:r>
      <w:bookmarkEnd w:id="42"/>
    </w:p>
    <w:p w14:paraId="2FA5F0F3" w14:textId="77777777" w:rsidR="00274316" w:rsidRDefault="006728F8">
      <w:pPr>
        <w:pStyle w:val="normal0"/>
      </w:pPr>
      <w:r>
        <w:t xml:space="preserve">All classes in CIMI, apart from CIMI primitives and complex types, derive from either the ASSOCIATION_CLASS or LOCATABLE classes. An ASSOCIATION_CLASS represents a qualified relationship between two LOCATABLEs. The source LOCATABLE is the class containing the association. The target LOCATABLE is specified by the </w:t>
      </w:r>
      <w:r>
        <w:rPr>
          <w:i/>
        </w:rPr>
        <w:t xml:space="preserve">target attribute of the association class as introduced in specializations of this class. </w:t>
      </w:r>
      <w:r>
        <w:t xml:space="preserve">For instance, </w:t>
      </w:r>
      <w:r>
        <w:rPr>
          <w:i/>
        </w:rPr>
        <w:t>Interpretation</w:t>
      </w:r>
      <w:r>
        <w:t xml:space="preserve"> is a specialization of the ASSOCIATION_CLASS pattern. The source of the association, e.g. an Assertion class with an </w:t>
      </w:r>
      <w:r>
        <w:rPr>
          <w:i/>
        </w:rPr>
        <w:t>interpretation</w:t>
      </w:r>
      <w:r>
        <w:t xml:space="preserve"> attribute, owns the association class. Interpretation then specifies one or more clinical statements as its </w:t>
      </w:r>
      <w:r>
        <w:rPr>
          <w:i/>
        </w:rPr>
        <w:t>target</w:t>
      </w:r>
      <w:r>
        <w:t>.</w:t>
      </w:r>
    </w:p>
    <w:p w14:paraId="53A5FB7B" w14:textId="77777777" w:rsidR="006208AD" w:rsidRDefault="006728F8" w:rsidP="006208AD">
      <w:pPr>
        <w:pStyle w:val="normal0"/>
        <w:keepNext/>
      </w:pPr>
      <w:r>
        <w:rPr>
          <w:noProof/>
        </w:rPr>
        <w:lastRenderedPageBreak/>
        <w:drawing>
          <wp:inline distT="0" distB="0" distL="0" distR="0" wp14:anchorId="789BAACC" wp14:editId="06F45CEF">
            <wp:extent cx="4824856" cy="858821"/>
            <wp:effectExtent l="0" t="0" r="0" b="0"/>
            <wp:docPr id="1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4"/>
                    <a:srcRect/>
                    <a:stretch>
                      <a:fillRect/>
                    </a:stretch>
                  </pic:blipFill>
                  <pic:spPr>
                    <a:xfrm>
                      <a:off x="0" y="0"/>
                      <a:ext cx="4824856" cy="858821"/>
                    </a:xfrm>
                    <a:prstGeom prst="rect">
                      <a:avLst/>
                    </a:prstGeom>
                    <a:ln/>
                  </pic:spPr>
                </pic:pic>
              </a:graphicData>
            </a:graphic>
          </wp:inline>
        </w:drawing>
      </w:r>
    </w:p>
    <w:p w14:paraId="0C195B3E" w14:textId="0DDD4A65" w:rsidR="00274316" w:rsidRDefault="006208AD" w:rsidP="006208AD">
      <w:pPr>
        <w:pStyle w:val="Caption"/>
        <w:jc w:val="center"/>
      </w:pPr>
      <w:bookmarkStart w:id="43" w:name="_Toc342304482"/>
      <w:r>
        <w:t xml:space="preserve">Figure </w:t>
      </w:r>
      <w:r w:rsidR="00D54EF1">
        <w:fldChar w:fldCharType="begin"/>
      </w:r>
      <w:r w:rsidR="00D54EF1">
        <w:instrText xml:space="preserve"> SEQ Figure \* ARABIC </w:instrText>
      </w:r>
      <w:r w:rsidR="00D54EF1">
        <w:fldChar w:fldCharType="separate"/>
      </w:r>
      <w:r w:rsidR="00142985">
        <w:rPr>
          <w:noProof/>
        </w:rPr>
        <w:t>4</w:t>
      </w:r>
      <w:r w:rsidR="00D54EF1">
        <w:rPr>
          <w:noProof/>
        </w:rPr>
        <w:fldChar w:fldCharType="end"/>
      </w:r>
      <w:r>
        <w:t xml:space="preserve"> - CIMI Core Model</w:t>
      </w:r>
      <w:bookmarkEnd w:id="43"/>
    </w:p>
    <w:p w14:paraId="559B8ABA" w14:textId="77777777" w:rsidR="00274316" w:rsidRDefault="006728F8">
      <w:pPr>
        <w:pStyle w:val="normal0"/>
      </w:pPr>
      <w:r>
        <w:t xml:space="preserve">The following sections introduce some of the reference model patterns found in CIMI that build upon the CIMI Core Reference Model Module. </w:t>
      </w:r>
    </w:p>
    <w:p w14:paraId="4B25ECDE" w14:textId="77777777" w:rsidR="00274316" w:rsidRDefault="006728F8">
      <w:pPr>
        <w:pStyle w:val="Heading2"/>
      </w:pPr>
      <w:bookmarkStart w:id="44" w:name="_z337ya" w:colFirst="0" w:colLast="0"/>
      <w:bookmarkStart w:id="45" w:name="_Toc342304442"/>
      <w:bookmarkEnd w:id="44"/>
      <w:r>
        <w:rPr>
          <w:rFonts w:ascii="Calibri" w:eastAsia="Calibri" w:hAnsi="Calibri" w:cs="Calibri"/>
        </w:rPr>
        <w:t>The CIMI Foundational Reference Model Module</w:t>
      </w:r>
      <w:bookmarkEnd w:id="45"/>
    </w:p>
    <w:p w14:paraId="08FCDEB0" w14:textId="77777777" w:rsidR="00274316" w:rsidRDefault="006728F8">
      <w:pPr>
        <w:pStyle w:val="normal0"/>
      </w:pPr>
      <w:r>
        <w:t>The CIMI Foundational Reference Model is composed of the following top-level hierarchies</w:t>
      </w:r>
      <w:proofErr w:type="gramStart"/>
      <w:r>
        <w:t>;</w:t>
      </w:r>
      <w:proofErr w:type="gramEnd"/>
      <w:r>
        <w:t xml:space="preserve"> CLUSTER and VIRTUAL CLUSTER, COMPOSITION, CONTENT, PARTY, PARTICIPATION, and PARTY_RELATIONSHIP.</w:t>
      </w:r>
    </w:p>
    <w:p w14:paraId="67F7B7D6" w14:textId="77777777" w:rsidR="00274316" w:rsidRDefault="00274316">
      <w:pPr>
        <w:pStyle w:val="normal0"/>
        <w:spacing w:after="0"/>
      </w:pPr>
    </w:p>
    <w:p w14:paraId="2F0412D2" w14:textId="77777777" w:rsidR="006208AD" w:rsidRDefault="006728F8" w:rsidP="006208AD">
      <w:pPr>
        <w:pStyle w:val="normal0"/>
        <w:keepNext/>
      </w:pPr>
      <w:r>
        <w:rPr>
          <w:noProof/>
        </w:rPr>
        <w:drawing>
          <wp:inline distT="0" distB="0" distL="0" distR="0" wp14:anchorId="679DFAF0" wp14:editId="32B0B948">
            <wp:extent cx="4694179" cy="3106595"/>
            <wp:effectExtent l="0" t="0" r="0" b="0"/>
            <wp:docPr id="1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15"/>
                    <a:srcRect/>
                    <a:stretch>
                      <a:fillRect/>
                    </a:stretch>
                  </pic:blipFill>
                  <pic:spPr>
                    <a:xfrm>
                      <a:off x="0" y="0"/>
                      <a:ext cx="4694179" cy="3106595"/>
                    </a:xfrm>
                    <a:prstGeom prst="rect">
                      <a:avLst/>
                    </a:prstGeom>
                    <a:ln/>
                  </pic:spPr>
                </pic:pic>
              </a:graphicData>
            </a:graphic>
          </wp:inline>
        </w:drawing>
      </w:r>
    </w:p>
    <w:p w14:paraId="3787B366" w14:textId="4F048501" w:rsidR="00274316" w:rsidRDefault="006208AD" w:rsidP="006208AD">
      <w:pPr>
        <w:pStyle w:val="Caption"/>
        <w:jc w:val="center"/>
      </w:pPr>
      <w:bookmarkStart w:id="46" w:name="_Toc342304483"/>
      <w:r>
        <w:t xml:space="preserve">Figure </w:t>
      </w:r>
      <w:r w:rsidR="00D54EF1">
        <w:fldChar w:fldCharType="begin"/>
      </w:r>
      <w:r w:rsidR="00D54EF1">
        <w:instrText xml:space="preserve"> SEQ Figure \* ARABIC </w:instrText>
      </w:r>
      <w:r w:rsidR="00D54EF1">
        <w:fldChar w:fldCharType="separate"/>
      </w:r>
      <w:r w:rsidR="00142985">
        <w:rPr>
          <w:noProof/>
        </w:rPr>
        <w:t>5</w:t>
      </w:r>
      <w:r w:rsidR="00D54EF1">
        <w:rPr>
          <w:noProof/>
        </w:rPr>
        <w:fldChar w:fldCharType="end"/>
      </w:r>
      <w:r>
        <w:t xml:space="preserve"> - CIMI Foundational Package</w:t>
      </w:r>
      <w:bookmarkEnd w:id="46"/>
    </w:p>
    <w:p w14:paraId="68FAEE7B" w14:textId="77777777" w:rsidR="006208AD" w:rsidRDefault="006728F8" w:rsidP="006208AD">
      <w:pPr>
        <w:pStyle w:val="normal0"/>
        <w:keepNext/>
        <w:spacing w:before="120"/>
      </w:pPr>
      <w:r>
        <w:rPr>
          <w:noProof/>
        </w:rPr>
        <w:lastRenderedPageBreak/>
        <w:drawing>
          <wp:inline distT="114300" distB="114300" distL="114300" distR="114300" wp14:anchorId="40C0CECE" wp14:editId="3FCA91E6">
            <wp:extent cx="5486400" cy="3378200"/>
            <wp:effectExtent l="0" t="0" r="0" b="0"/>
            <wp:docPr id="1" name="image08.jpg" descr="Party.jpg"/>
            <wp:cNvGraphicFramePr/>
            <a:graphic xmlns:a="http://schemas.openxmlformats.org/drawingml/2006/main">
              <a:graphicData uri="http://schemas.openxmlformats.org/drawingml/2006/picture">
                <pic:pic xmlns:pic="http://schemas.openxmlformats.org/drawingml/2006/picture">
                  <pic:nvPicPr>
                    <pic:cNvPr id="0" name="image08.jpg" descr="Party.jpg"/>
                    <pic:cNvPicPr preferRelativeResize="0"/>
                  </pic:nvPicPr>
                  <pic:blipFill>
                    <a:blip r:embed="rId16"/>
                    <a:srcRect/>
                    <a:stretch>
                      <a:fillRect/>
                    </a:stretch>
                  </pic:blipFill>
                  <pic:spPr>
                    <a:xfrm>
                      <a:off x="0" y="0"/>
                      <a:ext cx="5486400" cy="3378200"/>
                    </a:xfrm>
                    <a:prstGeom prst="rect">
                      <a:avLst/>
                    </a:prstGeom>
                    <a:ln/>
                  </pic:spPr>
                </pic:pic>
              </a:graphicData>
            </a:graphic>
          </wp:inline>
        </w:drawing>
      </w:r>
    </w:p>
    <w:p w14:paraId="743AA97C" w14:textId="1AB883F4" w:rsidR="00274316" w:rsidRDefault="006208AD" w:rsidP="006208AD">
      <w:pPr>
        <w:pStyle w:val="Caption"/>
        <w:jc w:val="center"/>
      </w:pPr>
      <w:bookmarkStart w:id="47" w:name="_Toc342304484"/>
      <w:r>
        <w:t xml:space="preserve">Figure </w:t>
      </w:r>
      <w:r w:rsidR="00D54EF1">
        <w:fldChar w:fldCharType="begin"/>
      </w:r>
      <w:r w:rsidR="00D54EF1">
        <w:instrText xml:space="preserve"> SEQ Figure \* ARABIC </w:instrText>
      </w:r>
      <w:r w:rsidR="00D54EF1">
        <w:fldChar w:fldCharType="separate"/>
      </w:r>
      <w:r w:rsidR="00142985">
        <w:rPr>
          <w:noProof/>
        </w:rPr>
        <w:t>6</w:t>
      </w:r>
      <w:r w:rsidR="00D54EF1">
        <w:rPr>
          <w:noProof/>
        </w:rPr>
        <w:fldChar w:fldCharType="end"/>
      </w:r>
      <w:r>
        <w:t xml:space="preserve"> - CIMI Party Package</w:t>
      </w:r>
      <w:bookmarkEnd w:id="47"/>
    </w:p>
    <w:p w14:paraId="0984F741" w14:textId="77777777" w:rsidR="00274316" w:rsidRDefault="006728F8">
      <w:pPr>
        <w:pStyle w:val="normal0"/>
        <w:spacing w:before="120"/>
      </w:pPr>
      <w:r>
        <w:t>Each hierarchy is described below.</w:t>
      </w:r>
    </w:p>
    <w:p w14:paraId="4D0E402B" w14:textId="77777777" w:rsidR="00274316" w:rsidRDefault="006728F8">
      <w:pPr>
        <w:pStyle w:val="Heading4"/>
      </w:pPr>
      <w:bookmarkStart w:id="48" w:name="_6orugqkeg5n" w:colFirst="0" w:colLast="0"/>
      <w:bookmarkEnd w:id="48"/>
      <w:r>
        <w:rPr>
          <w:rFonts w:ascii="Calibri" w:eastAsia="Calibri" w:hAnsi="Calibri" w:cs="Calibri"/>
        </w:rPr>
        <w:t>The CLUSTER/VIRTUAL_CLUSTER hierarchies</w:t>
      </w:r>
    </w:p>
    <w:p w14:paraId="36C09D5E" w14:textId="77777777" w:rsidR="00274316" w:rsidRDefault="006728F8">
      <w:pPr>
        <w:pStyle w:val="normal0"/>
      </w:pPr>
      <w:r>
        <w:t xml:space="preserve">The CLUSTER abstract class is the starting point for CIMI structures such as addresses, contact information, medications, and devices. Unlike CLUSTER, VIRTUAL_CLUSTER allows for the grouping of attributes to support model component reuse and consistency but whose containment structure </w:t>
      </w:r>
      <w:proofErr w:type="gramStart"/>
      <w:r>
        <w:t>may be ignored by tools, editors, and code generation frameworks</w:t>
      </w:r>
      <w:proofErr w:type="gramEnd"/>
      <w:r>
        <w:t xml:space="preserve">. </w:t>
      </w:r>
    </w:p>
    <w:p w14:paraId="166200A2" w14:textId="77777777" w:rsidR="00274316" w:rsidRDefault="006728F8">
      <w:pPr>
        <w:pStyle w:val="normal0"/>
      </w:pPr>
      <w:r>
        <w:t xml:space="preserve">The CLUSTER hierarchy differs from the DATA_VALUE hierarchy in that specializations of DATA_VALUE represent a concise set of data types (i.e., entirely defined by the values they take; e.g., a code, a quantity or a proportion) while specializations of CLUSTER are used to define the far more numerous and variable instance structures that are used to compose the reference model patterns (e.g., person names or international address structures). </w:t>
      </w:r>
    </w:p>
    <w:p w14:paraId="48BF0664" w14:textId="77777777" w:rsidR="00274316" w:rsidRDefault="006728F8">
      <w:pPr>
        <w:pStyle w:val="Heading4"/>
      </w:pPr>
      <w:bookmarkStart w:id="49" w:name="_z4tvxh3axgdf" w:colFirst="0" w:colLast="0"/>
      <w:bookmarkEnd w:id="49"/>
      <w:r>
        <w:rPr>
          <w:rFonts w:ascii="Calibri" w:eastAsia="Calibri" w:hAnsi="Calibri" w:cs="Calibri"/>
        </w:rPr>
        <w:t>The COMPOSITION hierarchy</w:t>
      </w:r>
    </w:p>
    <w:p w14:paraId="6365055D" w14:textId="77777777" w:rsidR="00274316" w:rsidRDefault="006728F8">
      <w:pPr>
        <w:pStyle w:val="normal0"/>
      </w:pPr>
      <w:r>
        <w:t>At this time, the COMPOSITION hierarchy consists of a single class that can be used to represent clinical reports or patient records at the archetype level. A composition is composed of sections and content entries.</w:t>
      </w:r>
    </w:p>
    <w:p w14:paraId="358BB53A" w14:textId="77777777" w:rsidR="00274316" w:rsidRDefault="006728F8">
      <w:pPr>
        <w:pStyle w:val="Heading4"/>
      </w:pPr>
      <w:bookmarkStart w:id="50" w:name="_aq25154yyzzi" w:colFirst="0" w:colLast="0"/>
      <w:bookmarkEnd w:id="50"/>
      <w:r>
        <w:rPr>
          <w:rFonts w:ascii="Calibri" w:eastAsia="Calibri" w:hAnsi="Calibri" w:cs="Calibri"/>
        </w:rPr>
        <w:t>The CONTENT hierarchy</w:t>
      </w:r>
    </w:p>
    <w:p w14:paraId="4BB42FE3" w14:textId="77777777" w:rsidR="00274316" w:rsidRDefault="006728F8">
      <w:pPr>
        <w:pStyle w:val="normal0"/>
      </w:pPr>
      <w:r>
        <w:t xml:space="preserve">The CONTENT hierarchy plays a special role in CIMI because it is the parent hierarchy for Clinical Statements. The CONTENT class has the following subclasses: SECTION and ENTRY. ENTRY, in turn, has two specializations: COMPOUND_ENTRY and INDIVISIBLE_ENTRY. A COMPOUND_ENTRY can </w:t>
      </w:r>
      <w:r>
        <w:lastRenderedPageBreak/>
        <w:t>be composed of other COMPOUND_ENTRYs and INDIVISIBLE_ENTRYs thus supporting a recursive pattern which can be constrained accordingly at the archetype level. ENTRYs represent units of standalone clinical information. An example of a COMPOUND_ENTRY may be a laboratory panel or a complex orderable while an individual analyte or simple procedure may be represented by an INDIVISIBLE_ENTRY.</w:t>
      </w:r>
    </w:p>
    <w:p w14:paraId="5A9DEBAF" w14:textId="77777777" w:rsidR="00274316" w:rsidRDefault="006728F8">
      <w:pPr>
        <w:pStyle w:val="normal0"/>
      </w:pPr>
      <w:r>
        <w:t>The SECTION content type may be used to represent sections in a document or a simple collection of entries without metadata. Note that the latter use of SECTION differs from COMPOUND_ENTRY which represents a logical grouping of entries with can hold metadata about the grouping. For instance, a laboratory panel is a type of COMPOUND_ENTRY that holds provenance information for the panel as a whole.</w:t>
      </w:r>
    </w:p>
    <w:p w14:paraId="776778B4" w14:textId="77777777" w:rsidR="00274316" w:rsidRDefault="006728F8">
      <w:pPr>
        <w:pStyle w:val="Heading4"/>
      </w:pPr>
      <w:bookmarkStart w:id="51" w:name="_v33kk688uzlb" w:colFirst="0" w:colLast="0"/>
      <w:bookmarkEnd w:id="51"/>
      <w:r>
        <w:rPr>
          <w:rFonts w:ascii="Calibri" w:eastAsia="Calibri" w:hAnsi="Calibri" w:cs="Calibri"/>
        </w:rPr>
        <w:t>The PARTY, PARTICIPATION, and PARTY_RELATIONSHIP pattern</w:t>
      </w:r>
    </w:p>
    <w:p w14:paraId="578E9351" w14:textId="77777777" w:rsidR="00274316" w:rsidRDefault="006728F8">
      <w:pPr>
        <w:pStyle w:val="normal0"/>
      </w:pPr>
      <w:r>
        <w:t>The CIMI Foundational Reference Model introduces the participation pattern. It defines PARTY, which may be either a ROLE or an ACTOR and a PARTY_RELATIONSHIP to represent a relationship between two parties such as an ACTOR playing one or more roles in the performance of an activity. Each class in the pattern has a type attribute to allow the binding of formal semantics at the archetype level – concept representing the type of actor or the type of role performed. These classes also serve as the root types for specializations introduced in other reference modules.</w:t>
      </w:r>
    </w:p>
    <w:p w14:paraId="13B66312" w14:textId="77777777" w:rsidR="00274316" w:rsidRDefault="006728F8">
      <w:pPr>
        <w:pStyle w:val="Heading2"/>
      </w:pPr>
      <w:bookmarkStart w:id="52" w:name="_3j2qqm3" w:colFirst="0" w:colLast="0"/>
      <w:bookmarkStart w:id="53" w:name="_Toc342304443"/>
      <w:bookmarkEnd w:id="52"/>
      <w:r>
        <w:rPr>
          <w:rFonts w:ascii="Calibri" w:eastAsia="Calibri" w:hAnsi="Calibri" w:cs="Calibri"/>
        </w:rPr>
        <w:t>The CIMI Clinical Reference Model Module</w:t>
      </w:r>
      <w:bookmarkEnd w:id="53"/>
    </w:p>
    <w:p w14:paraId="57035871" w14:textId="74838D6E" w:rsidR="00274316" w:rsidRDefault="006728F8">
      <w:pPr>
        <w:pStyle w:val="normal0"/>
      </w:pPr>
      <w:r>
        <w:t>The CIMI Clinical Reference Model module includes the classes and structural patterns upon which all CIMI archetypes are built.</w:t>
      </w:r>
    </w:p>
    <w:p w14:paraId="3664DC04" w14:textId="77777777" w:rsidR="00274316" w:rsidRDefault="006728F8">
      <w:pPr>
        <w:pStyle w:val="Heading3"/>
      </w:pPr>
      <w:bookmarkStart w:id="54" w:name="_1y810tw" w:colFirst="0" w:colLast="0"/>
      <w:bookmarkStart w:id="55" w:name="_Toc342304444"/>
      <w:bookmarkEnd w:id="54"/>
      <w:r>
        <w:rPr>
          <w:rFonts w:ascii="Calibri" w:eastAsia="Calibri" w:hAnsi="Calibri" w:cs="Calibri"/>
        </w:rPr>
        <w:t>The CIMI Party, Participation Patterns</w:t>
      </w:r>
      <w:bookmarkEnd w:id="55"/>
    </w:p>
    <w:p w14:paraId="56594DAF" w14:textId="77777777" w:rsidR="00274316" w:rsidRDefault="006728F8">
      <w:pPr>
        <w:pStyle w:val="normal0"/>
      </w:pPr>
      <w:r>
        <w:t>The CIMI Clinical Reference Model Party pattern builds upon the CIMI Foundational Reference Model PARTY pattern as shown below. It adds a number of attributes to both ROLE and ACTOR and defines two role specializations: a HealthCareConsumerRole and a HealthCareProviderRole. It also defines two actor specializations at this time: a person and an organization. The association between a person or organization and the role they play in an activity is achieved by the use of PARTY_RELATIONSHIP and PARTICIPATION classes (or specializations thereof) defined in the CIMI Foundational Reference Model module.</w:t>
      </w:r>
    </w:p>
    <w:p w14:paraId="7611A3E2" w14:textId="77777777" w:rsidR="006208AD" w:rsidRDefault="006728F8" w:rsidP="006208AD">
      <w:pPr>
        <w:pStyle w:val="normal0"/>
        <w:keepNext/>
      </w:pPr>
      <w:r>
        <w:rPr>
          <w:noProof/>
        </w:rPr>
        <w:lastRenderedPageBreak/>
        <w:drawing>
          <wp:inline distT="0" distB="0" distL="0" distR="0" wp14:anchorId="594BEEF5" wp14:editId="511B1501">
            <wp:extent cx="5146439" cy="5316532"/>
            <wp:effectExtent l="0" t="0" r="0" b="0"/>
            <wp:docPr id="17"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7"/>
                    <a:srcRect/>
                    <a:stretch>
                      <a:fillRect/>
                    </a:stretch>
                  </pic:blipFill>
                  <pic:spPr>
                    <a:xfrm>
                      <a:off x="0" y="0"/>
                      <a:ext cx="5146439" cy="5316532"/>
                    </a:xfrm>
                    <a:prstGeom prst="rect">
                      <a:avLst/>
                    </a:prstGeom>
                    <a:ln/>
                  </pic:spPr>
                </pic:pic>
              </a:graphicData>
            </a:graphic>
          </wp:inline>
        </w:drawing>
      </w:r>
    </w:p>
    <w:p w14:paraId="72AC8974" w14:textId="2AFBB8E9" w:rsidR="00274316" w:rsidRDefault="006208AD" w:rsidP="006208AD">
      <w:pPr>
        <w:pStyle w:val="Caption"/>
        <w:jc w:val="center"/>
      </w:pPr>
      <w:bookmarkStart w:id="56" w:name="_Toc342304485"/>
      <w:r>
        <w:t xml:space="preserve">Figure </w:t>
      </w:r>
      <w:r w:rsidR="00D54EF1">
        <w:fldChar w:fldCharType="begin"/>
      </w:r>
      <w:r w:rsidR="00D54EF1">
        <w:instrText xml:space="preserve"> SEQ Figure \* ARABIC </w:instrText>
      </w:r>
      <w:r w:rsidR="00D54EF1">
        <w:fldChar w:fldCharType="separate"/>
      </w:r>
      <w:r w:rsidR="00142985">
        <w:rPr>
          <w:noProof/>
        </w:rPr>
        <w:t>7</w:t>
      </w:r>
      <w:r w:rsidR="00D54EF1">
        <w:rPr>
          <w:noProof/>
        </w:rPr>
        <w:fldChar w:fldCharType="end"/>
      </w:r>
      <w:r>
        <w:t xml:space="preserve"> - Specialization of the PARTY Class</w:t>
      </w:r>
      <w:bookmarkEnd w:id="56"/>
    </w:p>
    <w:p w14:paraId="6022106A" w14:textId="77777777" w:rsidR="00274316" w:rsidRDefault="006728F8">
      <w:pPr>
        <w:pStyle w:val="Heading3"/>
      </w:pPr>
      <w:bookmarkStart w:id="57" w:name="_4i7ojhp" w:colFirst="0" w:colLast="0"/>
      <w:bookmarkStart w:id="58" w:name="_Toc342304445"/>
      <w:bookmarkEnd w:id="57"/>
      <w:r>
        <w:rPr>
          <w:rFonts w:ascii="Calibri" w:eastAsia="Calibri" w:hAnsi="Calibri" w:cs="Calibri"/>
        </w:rPr>
        <w:t>The CIMI Clinical Statement Pattern</w:t>
      </w:r>
      <w:bookmarkEnd w:id="58"/>
      <w:r>
        <w:rPr>
          <w:rFonts w:ascii="Calibri" w:eastAsia="Calibri" w:hAnsi="Calibri" w:cs="Calibri"/>
        </w:rPr>
        <w:t xml:space="preserve"> </w:t>
      </w:r>
    </w:p>
    <w:p w14:paraId="15DC944B" w14:textId="77777777" w:rsidR="00274316" w:rsidRDefault="006728F8">
      <w:pPr>
        <w:pStyle w:val="normal0"/>
      </w:pPr>
      <w:r>
        <w:t>The CIMI Clinical Statement Pattern forms the core of the CIMI model. The ClinicalStatement class is a specialization of the ENTRY class from the Foundation Reference Model module. It represents a statement about some aspect of a health care process. The CIMI ClinicalStatement pattern contains a statement topic (</w:t>
      </w:r>
      <w:r>
        <w:rPr>
          <w:i/>
        </w:rPr>
        <w:t>StatementTopic)</w:t>
      </w:r>
      <w:r>
        <w:t xml:space="preserve"> and the situational context for that topic (</w:t>
      </w:r>
      <w:r>
        <w:rPr>
          <w:i/>
        </w:rPr>
        <w:t>StatementContext</w:t>
      </w:r>
      <w:r>
        <w:t>). The ClinicalStatement pattern also includes relevant attribution metadata for the information contained in a clinical statement (</w:t>
      </w:r>
      <w:r>
        <w:rPr>
          <w:i/>
        </w:rPr>
        <w:t>please refer to the Attribution/Provenance Patterns section below</w:t>
      </w:r>
      <w:r>
        <w:t>).</w:t>
      </w:r>
    </w:p>
    <w:p w14:paraId="76D8B560" w14:textId="77777777" w:rsidR="006208AD" w:rsidRDefault="006728F8" w:rsidP="006208AD">
      <w:pPr>
        <w:pStyle w:val="normal0"/>
        <w:keepNext/>
      </w:pPr>
      <w:r>
        <w:rPr>
          <w:noProof/>
        </w:rPr>
        <w:lastRenderedPageBreak/>
        <w:drawing>
          <wp:inline distT="0" distB="0" distL="0" distR="0" wp14:anchorId="1701A5B3" wp14:editId="353E91CE">
            <wp:extent cx="4576943" cy="3841869"/>
            <wp:effectExtent l="0" t="0" r="0" b="0"/>
            <wp:docPr id="1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8"/>
                    <a:srcRect/>
                    <a:stretch>
                      <a:fillRect/>
                    </a:stretch>
                  </pic:blipFill>
                  <pic:spPr>
                    <a:xfrm>
                      <a:off x="0" y="0"/>
                      <a:ext cx="4576943" cy="3841869"/>
                    </a:xfrm>
                    <a:prstGeom prst="rect">
                      <a:avLst/>
                    </a:prstGeom>
                    <a:ln/>
                  </pic:spPr>
                </pic:pic>
              </a:graphicData>
            </a:graphic>
          </wp:inline>
        </w:drawing>
      </w:r>
    </w:p>
    <w:p w14:paraId="4815B6D5" w14:textId="3D7B8C01" w:rsidR="00274316" w:rsidRDefault="006208AD" w:rsidP="006208AD">
      <w:pPr>
        <w:pStyle w:val="Caption"/>
        <w:jc w:val="center"/>
      </w:pPr>
      <w:bookmarkStart w:id="59" w:name="_Toc342304486"/>
      <w:r>
        <w:t xml:space="preserve">Figure </w:t>
      </w:r>
      <w:r w:rsidR="00D54EF1">
        <w:fldChar w:fldCharType="begin"/>
      </w:r>
      <w:r w:rsidR="00D54EF1">
        <w:instrText xml:space="preserve"> SEQ Figure \*</w:instrText>
      </w:r>
      <w:r w:rsidR="00D54EF1">
        <w:instrText xml:space="preserve"> ARABIC </w:instrText>
      </w:r>
      <w:r w:rsidR="00D54EF1">
        <w:fldChar w:fldCharType="separate"/>
      </w:r>
      <w:r w:rsidR="00142985">
        <w:rPr>
          <w:noProof/>
        </w:rPr>
        <w:t>8</w:t>
      </w:r>
      <w:r w:rsidR="00D54EF1">
        <w:rPr>
          <w:noProof/>
        </w:rPr>
        <w:fldChar w:fldCharType="end"/>
      </w:r>
      <w:r>
        <w:t xml:space="preserve"> - Clinical Statement Pattern</w:t>
      </w:r>
      <w:bookmarkEnd w:id="59"/>
    </w:p>
    <w:p w14:paraId="0413DFA0" w14:textId="77777777" w:rsidR="00274316" w:rsidRDefault="006728F8">
      <w:pPr>
        <w:pStyle w:val="normal0"/>
      </w:pPr>
      <w:r>
        <w:t>The StatementTopic abstract class has two specializations:</w:t>
      </w:r>
    </w:p>
    <w:p w14:paraId="0976B33A" w14:textId="77777777" w:rsidR="00274316" w:rsidRDefault="006728F8">
      <w:pPr>
        <w:pStyle w:val="normal0"/>
        <w:numPr>
          <w:ilvl w:val="0"/>
          <w:numId w:val="19"/>
        </w:numPr>
        <w:spacing w:after="0"/>
        <w:ind w:hanging="360"/>
      </w:pPr>
      <w:r>
        <w:t>Finding, an abstract class, which is further specialized by the Assertion and EvaluationResult statement topics.</w:t>
      </w:r>
    </w:p>
    <w:p w14:paraId="29C67118" w14:textId="77777777" w:rsidR="00274316" w:rsidRDefault="006728F8">
      <w:pPr>
        <w:pStyle w:val="normal0"/>
        <w:numPr>
          <w:ilvl w:val="0"/>
          <w:numId w:val="19"/>
        </w:numPr>
        <w:spacing w:after="0"/>
        <w:ind w:hanging="360"/>
      </w:pPr>
      <w:r>
        <w:t xml:space="preserve">Act, an abstract class, which is further specialized by the Procedure and LaboratoryProcedure statement topics. </w:t>
      </w:r>
    </w:p>
    <w:p w14:paraId="3CED61F6" w14:textId="77777777" w:rsidR="00274316" w:rsidRDefault="006728F8">
      <w:pPr>
        <w:pStyle w:val="normal0"/>
      </w:pPr>
      <w:r>
        <w:t xml:space="preserve">Note that for the January 2017 ballot cycle, we limit the scope of the model to the statement topics listed above. However, additional statement topics will be introduced over time. </w:t>
      </w:r>
    </w:p>
    <w:p w14:paraId="41EC951D" w14:textId="77777777" w:rsidR="006208AD" w:rsidRDefault="006728F8" w:rsidP="006208AD">
      <w:pPr>
        <w:pStyle w:val="normal0"/>
        <w:keepNext/>
        <w:jc w:val="center"/>
      </w:pPr>
      <w:r>
        <w:rPr>
          <w:noProof/>
        </w:rPr>
        <w:drawing>
          <wp:inline distT="0" distB="0" distL="0" distR="0" wp14:anchorId="3C6C5424" wp14:editId="22E4CDC9">
            <wp:extent cx="3321313" cy="1935424"/>
            <wp:effectExtent l="0" t="0" r="0" b="0"/>
            <wp:docPr id="1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9"/>
                    <a:srcRect/>
                    <a:stretch>
                      <a:fillRect/>
                    </a:stretch>
                  </pic:blipFill>
                  <pic:spPr>
                    <a:xfrm>
                      <a:off x="0" y="0"/>
                      <a:ext cx="3321313" cy="1935424"/>
                    </a:xfrm>
                    <a:prstGeom prst="rect">
                      <a:avLst/>
                    </a:prstGeom>
                    <a:ln/>
                  </pic:spPr>
                </pic:pic>
              </a:graphicData>
            </a:graphic>
          </wp:inline>
        </w:drawing>
      </w:r>
    </w:p>
    <w:p w14:paraId="5385E457" w14:textId="41A6C219" w:rsidR="00274316" w:rsidRDefault="006208AD" w:rsidP="006208AD">
      <w:pPr>
        <w:pStyle w:val="Caption"/>
        <w:jc w:val="center"/>
      </w:pPr>
      <w:bookmarkStart w:id="60" w:name="_Toc342304487"/>
      <w:r>
        <w:t xml:space="preserve">Figure </w:t>
      </w:r>
      <w:r w:rsidR="00D54EF1">
        <w:fldChar w:fldCharType="begin"/>
      </w:r>
      <w:r w:rsidR="00D54EF1">
        <w:instrText xml:space="preserve"> SEQ Figure \* ARABIC </w:instrText>
      </w:r>
      <w:r w:rsidR="00D54EF1">
        <w:fldChar w:fldCharType="separate"/>
      </w:r>
      <w:r w:rsidR="00142985">
        <w:rPr>
          <w:noProof/>
        </w:rPr>
        <w:t>9</w:t>
      </w:r>
      <w:r w:rsidR="00D54EF1">
        <w:rPr>
          <w:noProof/>
        </w:rPr>
        <w:fldChar w:fldCharType="end"/>
      </w:r>
      <w:r>
        <w:t xml:space="preserve"> - Clinical Statement Topics</w:t>
      </w:r>
      <w:bookmarkEnd w:id="60"/>
    </w:p>
    <w:p w14:paraId="5295B173" w14:textId="77777777" w:rsidR="00274316" w:rsidRDefault="006728F8">
      <w:pPr>
        <w:pStyle w:val="normal0"/>
      </w:pPr>
      <w:r>
        <w:lastRenderedPageBreak/>
        <w:t>The StatementContext abstract class has the following two specializations:</w:t>
      </w:r>
    </w:p>
    <w:p w14:paraId="53C56C6E" w14:textId="77777777" w:rsidR="00274316" w:rsidRDefault="006728F8">
      <w:pPr>
        <w:pStyle w:val="normal0"/>
        <w:numPr>
          <w:ilvl w:val="0"/>
          <w:numId w:val="21"/>
        </w:numPr>
        <w:spacing w:after="0"/>
        <w:ind w:hanging="360"/>
      </w:pPr>
      <w:r>
        <w:t>FindingContext - The FindingContext class aligns with the SNOMED Situation with Explicit Context for findings and provides the context for the EvaluationResult and Assertion topics of a clinical statement. For instance, a statement about findings may state that the finding was present or absent.</w:t>
      </w:r>
    </w:p>
    <w:p w14:paraId="57DDA821" w14:textId="77777777" w:rsidR="00274316" w:rsidRDefault="006728F8">
      <w:pPr>
        <w:pStyle w:val="normal0"/>
        <w:numPr>
          <w:ilvl w:val="0"/>
          <w:numId w:val="21"/>
        </w:numPr>
        <w:spacing w:after="0"/>
        <w:ind w:hanging="360"/>
      </w:pPr>
      <w:r>
        <w:t xml:space="preserve">ActionContext - The ActionContext class aligns with the SNOMED Situation with Explicit Context for procedures and provides the context for the Act topic of a clinical statement. For instance, a statement about a procedure may specify that the procedure has been proposed, ordered, planned, performed or possibly not performed. Each action context, in turn, has its own lifecycle. </w:t>
      </w:r>
    </w:p>
    <w:p w14:paraId="6D87D09A" w14:textId="77777777" w:rsidR="00274316" w:rsidRDefault="00274316">
      <w:pPr>
        <w:pStyle w:val="normal0"/>
        <w:spacing w:after="0"/>
      </w:pPr>
    </w:p>
    <w:p w14:paraId="3B9C1769" w14:textId="723D79B7" w:rsidR="006208AD" w:rsidRDefault="006728F8" w:rsidP="006208AD">
      <w:pPr>
        <w:pStyle w:val="normal0"/>
        <w:keepNext/>
        <w:spacing w:after="0"/>
      </w:pPr>
      <w:r>
        <w:t>Consider a Proposal context having the following lifecycle states: initiated, reviewed, updated, approved, and rejected. Attribution information for each of these activities is captured by the ClinicalStatement.contextStatusHistory attribute while the latest status of the proposal action context is captured by the attribute ActionContext.currentStatus of type CODED_TEXT. The value of the currentStatus attribute is the Attribution.activity code associated the last status attribution in the context status history for the given context. The ClinicalStatement.contextAttribution provides attribution information for the context itself (e.g., who initiated the proposal, when, how, etc…) and typically corresponds to the first status in the context status history. This is illustrated in the diagram below. Each line represents an activity moving the proposal along one of its lifecycle states. The graph itself represents the set of allowed paths. The blue lines represent the path traversed in the lifecycle of this proposal. Each dotted line represents a valid transition though not one followed</w:t>
      </w:r>
      <w:r w:rsidR="00726F93">
        <w:t xml:space="preserve"> by the proposal.</w:t>
      </w:r>
      <w:r w:rsidR="008D660F">
        <w:rPr>
          <w:noProof/>
        </w:rPr>
        <mc:AlternateContent>
          <mc:Choice Requires="wpg">
            <w:drawing>
              <wp:inline distT="114300" distB="114300" distL="114300" distR="114300" wp14:anchorId="4FBE4EBD" wp14:editId="180E6251">
                <wp:extent cx="5849620" cy="2325523"/>
                <wp:effectExtent l="0" t="0" r="17780" b="163830"/>
                <wp:docPr id="95" name="Group 95"/>
                <wp:cNvGraphicFramePr/>
                <a:graphic xmlns:a="http://schemas.openxmlformats.org/drawingml/2006/main">
                  <a:graphicData uri="http://schemas.microsoft.com/office/word/2010/wordprocessingGroup">
                    <wpg:wgp>
                      <wpg:cNvGrpSpPr/>
                      <wpg:grpSpPr>
                        <a:xfrm>
                          <a:off x="0" y="0"/>
                          <a:ext cx="5849620" cy="2325523"/>
                          <a:chOff x="114300" y="40000"/>
                          <a:chExt cx="6572400" cy="2409900"/>
                        </a:xfrm>
                      </wpg:grpSpPr>
                      <wps:wsp>
                        <wps:cNvPr id="96" name="Oval 96"/>
                        <wps:cNvSpPr/>
                        <wps:spPr>
                          <a:xfrm>
                            <a:off x="6362700" y="1240150"/>
                            <a:ext cx="324000" cy="2748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04600B94"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97" name="Oval 97"/>
                        <wps:cNvSpPr/>
                        <wps:spPr>
                          <a:xfrm>
                            <a:off x="704850" y="1097275"/>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73A8E974"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Initiated</w:t>
                              </w:r>
                            </w:p>
                          </w:txbxContent>
                        </wps:txbx>
                        <wps:bodyPr lIns="91425" tIns="91425" rIns="91425" bIns="91425" anchor="ctr" anchorCtr="0"/>
                      </wps:wsp>
                      <wps:wsp>
                        <wps:cNvPr id="98" name="Oval 98"/>
                        <wps:cNvSpPr/>
                        <wps:spPr>
                          <a:xfrm>
                            <a:off x="2171921" y="113270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32110C4A"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Reviewed</w:t>
                              </w:r>
                            </w:p>
                          </w:txbxContent>
                        </wps:txbx>
                        <wps:bodyPr lIns="91425" tIns="91425" rIns="91425" bIns="91425" anchor="ctr" anchorCtr="0"/>
                      </wps:wsp>
                      <wps:wsp>
                        <wps:cNvPr id="99" name="Oval 99"/>
                        <wps:cNvSpPr/>
                        <wps:spPr>
                          <a:xfrm>
                            <a:off x="3695625" y="1097275"/>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311442E"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Updated</w:t>
                              </w:r>
                            </w:p>
                          </w:txbxContent>
                        </wps:txbx>
                        <wps:bodyPr lIns="91425" tIns="91425" rIns="91425" bIns="91425" anchor="ctr" anchorCtr="0"/>
                      </wps:wsp>
                      <wps:wsp>
                        <wps:cNvPr id="100" name="Oval 100"/>
                        <wps:cNvSpPr/>
                        <wps:spPr>
                          <a:xfrm>
                            <a:off x="5215150" y="59055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871759F"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Approved</w:t>
                              </w:r>
                            </w:p>
                          </w:txbxContent>
                        </wps:txbx>
                        <wps:bodyPr lIns="91425" tIns="91425" rIns="91425" bIns="91425" anchor="ctr" anchorCtr="0"/>
                      </wps:wsp>
                      <wps:wsp>
                        <wps:cNvPr id="101" name="Oval 101"/>
                        <wps:cNvSpPr/>
                        <wps:spPr>
                          <a:xfrm>
                            <a:off x="5215150" y="1564000"/>
                            <a:ext cx="895500" cy="7620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13BA3798"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Rejected</w:t>
                              </w:r>
                            </w:p>
                          </w:txbxContent>
                        </wps:txbx>
                        <wps:bodyPr lIns="91425" tIns="91425" rIns="91425" bIns="91425" anchor="ctr" anchorCtr="0"/>
                      </wps:wsp>
                      <wps:wsp>
                        <wps:cNvPr id="102" name="Straight Arrow Connector 102"/>
                        <wps:cNvCnPr/>
                        <wps:spPr>
                          <a:xfrm>
                            <a:off x="3133800" y="1478275"/>
                            <a:ext cx="561900" cy="0"/>
                          </a:xfrm>
                          <a:prstGeom prst="straightConnector1">
                            <a:avLst/>
                          </a:prstGeom>
                          <a:noFill/>
                          <a:ln w="9525" cap="flat" cmpd="sng">
                            <a:solidFill>
                              <a:srgbClr val="999999"/>
                            </a:solidFill>
                            <a:prstDash val="dash"/>
                            <a:round/>
                            <a:headEnd type="none" w="lg" len="lg"/>
                            <a:tailEnd type="stealth" w="lg" len="lg"/>
                          </a:ln>
                        </wps:spPr>
                        <wps:bodyPr/>
                      </wps:wsp>
                      <wps:wsp>
                        <wps:cNvPr id="103" name="Curved Connector 103"/>
                        <wps:cNvCnPr/>
                        <wps:spPr>
                          <a:xfrm rot="-5400000">
                            <a:off x="3921107" y="-216282"/>
                            <a:ext cx="506700" cy="2343600"/>
                          </a:xfrm>
                          <a:prstGeom prst="curvedConnector3">
                            <a:avLst>
                              <a:gd name="adj1" fmla="val 169024"/>
                            </a:avLst>
                          </a:prstGeom>
                          <a:noFill/>
                          <a:ln w="19050" cap="flat" cmpd="sng">
                            <a:solidFill>
                              <a:srgbClr val="0000FF"/>
                            </a:solidFill>
                            <a:prstDash val="solid"/>
                            <a:round/>
                            <a:headEnd type="none" w="lg" len="lg"/>
                            <a:tailEnd type="triangle" w="lg" len="lg"/>
                          </a:ln>
                        </wps:spPr>
                        <wps:bodyPr/>
                      </wps:wsp>
                      <wps:wsp>
                        <wps:cNvPr id="104" name="Curved Connector 104"/>
                        <wps:cNvCnPr/>
                        <wps:spPr>
                          <a:xfrm rot="-5400000" flipH="1">
                            <a:off x="3941057" y="809282"/>
                            <a:ext cx="466800" cy="2343600"/>
                          </a:xfrm>
                          <a:prstGeom prst="curvedConnector3">
                            <a:avLst>
                              <a:gd name="adj1" fmla="val 174902"/>
                            </a:avLst>
                          </a:prstGeom>
                          <a:noFill/>
                          <a:ln w="9525" cap="flat" cmpd="sng">
                            <a:solidFill>
                              <a:srgbClr val="999999"/>
                            </a:solidFill>
                            <a:prstDash val="dash"/>
                            <a:round/>
                            <a:headEnd type="none" w="lg" len="lg"/>
                            <a:tailEnd type="stealth" w="lg" len="lg"/>
                          </a:ln>
                        </wps:spPr>
                        <wps:bodyPr/>
                      </wps:wsp>
                      <wps:wsp>
                        <wps:cNvPr id="105" name="Straight Arrow Connector 105"/>
                        <wps:cNvCnPr/>
                        <wps:spPr>
                          <a:xfrm rot="10800000" flipH="1">
                            <a:off x="4459982" y="971567"/>
                            <a:ext cx="755100" cy="237300"/>
                          </a:xfrm>
                          <a:prstGeom prst="straightConnector1">
                            <a:avLst/>
                          </a:prstGeom>
                          <a:noFill/>
                          <a:ln w="9525" cap="flat" cmpd="sng">
                            <a:solidFill>
                              <a:srgbClr val="999999"/>
                            </a:solidFill>
                            <a:prstDash val="dash"/>
                            <a:round/>
                            <a:headEnd type="none" w="lg" len="lg"/>
                            <a:tailEnd type="triangle" w="lg" len="lg"/>
                          </a:ln>
                        </wps:spPr>
                        <wps:bodyPr/>
                      </wps:wsp>
                      <wps:wsp>
                        <wps:cNvPr id="106" name="Straight Arrow Connector 106"/>
                        <wps:cNvCnPr/>
                        <wps:spPr>
                          <a:xfrm>
                            <a:off x="4459982" y="1747682"/>
                            <a:ext cx="755100" cy="197400"/>
                          </a:xfrm>
                          <a:prstGeom prst="straightConnector1">
                            <a:avLst/>
                          </a:prstGeom>
                          <a:noFill/>
                          <a:ln w="9525" cap="flat" cmpd="sng">
                            <a:solidFill>
                              <a:srgbClr val="999999"/>
                            </a:solidFill>
                            <a:prstDash val="dash"/>
                            <a:round/>
                            <a:headEnd type="none" w="lg" len="lg"/>
                            <a:tailEnd type="stealth" w="lg" len="lg"/>
                          </a:ln>
                        </wps:spPr>
                        <wps:bodyPr/>
                      </wps:wsp>
                      <wps:wsp>
                        <wps:cNvPr id="107" name="Straight Arrow Connector 107"/>
                        <wps:cNvCnPr/>
                        <wps:spPr>
                          <a:xfrm>
                            <a:off x="1600350" y="1478275"/>
                            <a:ext cx="638100" cy="0"/>
                          </a:xfrm>
                          <a:prstGeom prst="straightConnector1">
                            <a:avLst/>
                          </a:prstGeom>
                          <a:noFill/>
                          <a:ln w="19050" cap="flat" cmpd="sng">
                            <a:solidFill>
                              <a:srgbClr val="0000FF"/>
                            </a:solidFill>
                            <a:prstDash val="solid"/>
                            <a:round/>
                            <a:headEnd type="none" w="lg" len="lg"/>
                            <a:tailEnd type="stealth" w="lg" len="lg"/>
                          </a:ln>
                        </wps:spPr>
                        <wps:bodyPr/>
                      </wps:wsp>
                      <wps:wsp>
                        <wps:cNvPr id="108" name="Text Box 108"/>
                        <wps:cNvSpPr txBox="1"/>
                        <wps:spPr>
                          <a:xfrm>
                            <a:off x="1600350" y="1097275"/>
                            <a:ext cx="638100" cy="314400"/>
                          </a:xfrm>
                          <a:prstGeom prst="rect">
                            <a:avLst/>
                          </a:prstGeom>
                          <a:noFill/>
                          <a:ln>
                            <a:noFill/>
                          </a:ln>
                        </wps:spPr>
                        <wps:txbx>
                          <w:txbxContent>
                            <w:p w14:paraId="69F38C19" w14:textId="77777777" w:rsidR="008D660F" w:rsidRDefault="008D660F" w:rsidP="008D660F">
                              <w:pPr>
                                <w:pStyle w:val="normal0"/>
                                <w:spacing w:after="0" w:line="240" w:lineRule="auto"/>
                                <w:jc w:val="center"/>
                                <w:textDirection w:val="btLr"/>
                              </w:pPr>
                              <w:r>
                                <w:rPr>
                                  <w:rFonts w:ascii="Arial" w:eastAsia="Arial" w:hAnsi="Arial" w:cs="Arial"/>
                                  <w:i/>
                                  <w:sz w:val="16"/>
                                </w:rPr>
                                <w:t>Review</w:t>
                              </w:r>
                            </w:p>
                          </w:txbxContent>
                        </wps:txbx>
                        <wps:bodyPr lIns="91425" tIns="91425" rIns="91425" bIns="91425" anchor="t" anchorCtr="0"/>
                      </wps:wsp>
                      <wps:wsp>
                        <wps:cNvPr id="109" name="Text Box 109"/>
                        <wps:cNvSpPr txBox="1"/>
                        <wps:spPr>
                          <a:xfrm>
                            <a:off x="3953025" y="40000"/>
                            <a:ext cx="638100" cy="314400"/>
                          </a:xfrm>
                          <a:prstGeom prst="rect">
                            <a:avLst/>
                          </a:prstGeom>
                          <a:noFill/>
                          <a:ln>
                            <a:noFill/>
                          </a:ln>
                        </wps:spPr>
                        <wps:txbx>
                          <w:txbxContent>
                            <w:p w14:paraId="3F5278AB"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wps:txbx>
                        <wps:bodyPr lIns="91425" tIns="91425" rIns="91425" bIns="91425" anchor="t" anchorCtr="0"/>
                      </wps:wsp>
                      <wps:wsp>
                        <wps:cNvPr id="110" name="Text Box 110"/>
                        <wps:cNvSpPr txBox="1"/>
                        <wps:spPr>
                          <a:xfrm>
                            <a:off x="4029225" y="2135500"/>
                            <a:ext cx="638100" cy="314400"/>
                          </a:xfrm>
                          <a:prstGeom prst="rect">
                            <a:avLst/>
                          </a:prstGeom>
                          <a:noFill/>
                          <a:ln>
                            <a:noFill/>
                          </a:ln>
                        </wps:spPr>
                        <wps:txbx>
                          <w:txbxContent>
                            <w:p w14:paraId="59EC0CF0"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wps:txbx>
                        <wps:bodyPr lIns="91425" tIns="91425" rIns="91425" bIns="91425" anchor="t" anchorCtr="0"/>
                      </wps:wsp>
                      <wps:wsp>
                        <wps:cNvPr id="111" name="Text Box 111"/>
                        <wps:cNvSpPr txBox="1"/>
                        <wps:spPr>
                          <a:xfrm>
                            <a:off x="4314975" y="697225"/>
                            <a:ext cx="638100" cy="314400"/>
                          </a:xfrm>
                          <a:prstGeom prst="rect">
                            <a:avLst/>
                          </a:prstGeom>
                          <a:noFill/>
                          <a:ln>
                            <a:noFill/>
                          </a:ln>
                        </wps:spPr>
                        <wps:txbx>
                          <w:txbxContent>
                            <w:p w14:paraId="4FB944B4"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wps:txbx>
                        <wps:bodyPr lIns="91425" tIns="91425" rIns="91425" bIns="91425" anchor="t" anchorCtr="0"/>
                      </wps:wsp>
                      <wps:wsp>
                        <wps:cNvPr id="112" name="Text Box 112"/>
                        <wps:cNvSpPr txBox="1"/>
                        <wps:spPr>
                          <a:xfrm>
                            <a:off x="4518475" y="1514987"/>
                            <a:ext cx="638100" cy="314400"/>
                          </a:xfrm>
                          <a:prstGeom prst="rect">
                            <a:avLst/>
                          </a:prstGeom>
                          <a:noFill/>
                          <a:ln>
                            <a:noFill/>
                          </a:ln>
                        </wps:spPr>
                        <wps:txbx>
                          <w:txbxContent>
                            <w:p w14:paraId="118D8E5A"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wps:txbx>
                        <wps:bodyPr lIns="91425" tIns="91425" rIns="91425" bIns="91425" anchor="t" anchorCtr="0"/>
                      </wps:wsp>
                      <wps:wsp>
                        <wps:cNvPr id="113" name="Oval 113"/>
                        <wps:cNvSpPr/>
                        <wps:spPr>
                          <a:xfrm>
                            <a:off x="114300" y="1383025"/>
                            <a:ext cx="180900" cy="1974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7E9AC7D1"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114" name="Oval 114"/>
                        <wps:cNvSpPr/>
                        <wps:spPr>
                          <a:xfrm>
                            <a:off x="6400800" y="1280875"/>
                            <a:ext cx="228600" cy="197400"/>
                          </a:xfrm>
                          <a:prstGeom prst="ellipse">
                            <a:avLst/>
                          </a:prstGeom>
                          <a:solidFill>
                            <a:srgbClr val="000000"/>
                          </a:solidFill>
                          <a:ln w="9525" cap="flat" cmpd="sng">
                            <a:solidFill>
                              <a:srgbClr val="000000"/>
                            </a:solidFill>
                            <a:prstDash val="solid"/>
                            <a:round/>
                            <a:headEnd type="none" w="med" len="med"/>
                            <a:tailEnd type="none" w="med" len="med"/>
                          </a:ln>
                        </wps:spPr>
                        <wps:txbx>
                          <w:txbxContent>
                            <w:p w14:paraId="12F094D0" w14:textId="77777777" w:rsidR="008D660F" w:rsidRDefault="008D660F" w:rsidP="008D660F">
                              <w:pPr>
                                <w:pStyle w:val="normal0"/>
                                <w:spacing w:after="0" w:line="240" w:lineRule="auto"/>
                                <w:textDirection w:val="btLr"/>
                              </w:pPr>
                            </w:p>
                          </w:txbxContent>
                        </wps:txbx>
                        <wps:bodyPr lIns="91425" tIns="91425" rIns="91425" bIns="91425" anchor="ctr" anchorCtr="0"/>
                      </wps:wsp>
                      <wps:wsp>
                        <wps:cNvPr id="115" name="Straight Arrow Connector 115"/>
                        <wps:cNvCnPr/>
                        <wps:spPr>
                          <a:xfrm rot="10800000" flipH="1">
                            <a:off x="295200" y="1478425"/>
                            <a:ext cx="409800" cy="3300"/>
                          </a:xfrm>
                          <a:prstGeom prst="straightConnector1">
                            <a:avLst/>
                          </a:prstGeom>
                          <a:noFill/>
                          <a:ln w="19050" cap="flat" cmpd="sng">
                            <a:solidFill>
                              <a:srgbClr val="0000FF"/>
                            </a:solidFill>
                            <a:prstDash val="solid"/>
                            <a:round/>
                            <a:headEnd type="none" w="lg" len="lg"/>
                            <a:tailEnd type="stealth" w="lg" len="lg"/>
                          </a:ln>
                        </wps:spPr>
                        <wps:bodyPr/>
                      </wps:wsp>
                      <wps:wsp>
                        <wps:cNvPr id="116" name="Straight Arrow Connector 116"/>
                        <wps:cNvCnPr/>
                        <wps:spPr>
                          <a:xfrm>
                            <a:off x="6110650" y="971550"/>
                            <a:ext cx="323700" cy="338100"/>
                          </a:xfrm>
                          <a:prstGeom prst="straightConnector1">
                            <a:avLst/>
                          </a:prstGeom>
                          <a:noFill/>
                          <a:ln w="19050" cap="flat" cmpd="sng">
                            <a:solidFill>
                              <a:srgbClr val="0000FF"/>
                            </a:solidFill>
                            <a:prstDash val="solid"/>
                            <a:round/>
                            <a:headEnd type="none" w="lg" len="lg"/>
                            <a:tailEnd type="stealth" w="lg" len="lg"/>
                          </a:ln>
                        </wps:spPr>
                        <wps:bodyPr/>
                      </wps:wsp>
                      <wps:wsp>
                        <wps:cNvPr id="117" name="Straight Arrow Connector 117"/>
                        <wps:cNvCnPr/>
                        <wps:spPr>
                          <a:xfrm rot="10800000" flipH="1">
                            <a:off x="6110650" y="1449400"/>
                            <a:ext cx="323700" cy="495600"/>
                          </a:xfrm>
                          <a:prstGeom prst="straightConnector1">
                            <a:avLst/>
                          </a:prstGeom>
                          <a:noFill/>
                          <a:ln w="9525" cap="flat" cmpd="sng">
                            <a:solidFill>
                              <a:srgbClr val="999999"/>
                            </a:solidFill>
                            <a:prstDash val="dash"/>
                            <a:round/>
                            <a:headEnd type="none" w="lg" len="lg"/>
                            <a:tailEnd type="stealth" w="lg" len="lg"/>
                          </a:ln>
                        </wps:spPr>
                        <wps:bodyPr/>
                      </wps:wsp>
                      <wps:wsp>
                        <wps:cNvPr id="118" name="Text Box 118"/>
                        <wps:cNvSpPr txBox="1"/>
                        <wps:spPr>
                          <a:xfrm>
                            <a:off x="198050" y="1087825"/>
                            <a:ext cx="638100" cy="314400"/>
                          </a:xfrm>
                          <a:prstGeom prst="rect">
                            <a:avLst/>
                          </a:prstGeom>
                          <a:noFill/>
                          <a:ln>
                            <a:noFill/>
                          </a:ln>
                        </wps:spPr>
                        <wps:txbx>
                          <w:txbxContent>
                            <w:p w14:paraId="3289BB04" w14:textId="77777777" w:rsidR="008D660F" w:rsidRDefault="008D660F" w:rsidP="008D660F">
                              <w:pPr>
                                <w:pStyle w:val="normal0"/>
                                <w:spacing w:after="0" w:line="240" w:lineRule="auto"/>
                                <w:jc w:val="center"/>
                                <w:textDirection w:val="btLr"/>
                              </w:pPr>
                              <w:r>
                                <w:rPr>
                                  <w:rFonts w:ascii="Arial" w:eastAsia="Arial" w:hAnsi="Arial" w:cs="Arial"/>
                                  <w:i/>
                                  <w:sz w:val="16"/>
                                </w:rPr>
                                <w:t>Initiate</w:t>
                              </w:r>
                            </w:p>
                          </w:txbxContent>
                        </wps:txbx>
                        <wps:bodyPr lIns="91425" tIns="91425" rIns="91425" bIns="91425" anchor="t" anchorCtr="0"/>
                      </wps:wsp>
                    </wpg:wgp>
                  </a:graphicData>
                </a:graphic>
              </wp:inline>
            </w:drawing>
          </mc:Choice>
          <mc:Fallback>
            <w:pict>
              <v:group id="Group 95" o:spid="_x0000_s1026" style="width:460.6pt;height:183.1pt;mso-position-horizontal-relative:char;mso-position-vertical-relative:line" coordorigin="114300,40000" coordsize="6572400,2409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">
                <v:oval id="Oval 96" o:spid="_x0000_s1027" style="position:absolute;left:6362700;top:1240150;width:324000;height:274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CMYwgAA&#10;ANsAAAAPAAAAZHJzL2Rvd25yZXYueG1sRI9Bi8IwFITvC/6H8ARva6oHV6tRRBAFF2Sr4PXRPNti&#10;8lKaqO2/N4Kwx2FmvmEWq9Ya8aDGV44VjIYJCOLc6YoLBefT9nsKwgdkjcYxKejIw2rZ+1pgqt2T&#10;/+iRhUJECPsUFZQh1KmUPi/Joh+6mjh6V9dYDFE2hdQNPiPcGjlOkom0WHFcKLGmTUn5LbtbBT/J&#10;fnvRu+Oxw5GZZifTHX7tRqlBv13PQQRqw3/4095rBbMJvL/EHyC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scIxjCAAAA2wAAAA8AAAAAAAAAAAAAAAAAlwIAAGRycy9kb3du&#10;cmV2LnhtbFBLBQYAAAAABAAEAPUAAACGAwAAAAA=&#10;" fillcolor="#cfe2f3">
                  <v:textbox inset="91425emu,91425emu,91425emu,91425emu">
                    <w:txbxContent>
                      <w:p w14:paraId="04600B94" w14:textId="77777777" w:rsidR="008D660F" w:rsidRDefault="008D660F" w:rsidP="008D660F">
                        <w:pPr>
                          <w:pStyle w:val="normal0"/>
                          <w:spacing w:after="0" w:line="240" w:lineRule="auto"/>
                          <w:textDirection w:val="btLr"/>
                        </w:pPr>
                      </w:p>
                    </w:txbxContent>
                  </v:textbox>
                </v:oval>
                <v:oval id="Oval 97" o:spid="_x0000_s1028" style="position:absolute;left:704850;top:1097275;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UIaDwgAA&#10;ANsAAAAPAAAAZHJzL2Rvd25yZXYueG1sRI9Bi8IwFITvwv6H8Ba8aeoeVu0aRQRZQUFsBa+P5m1b&#10;TF5Kk9X23xtB8DjMzDfMYtVZI27U+tqxgsk4AUFcOF1zqeCcb0czED4gazSOSUFPHlbLj8ECU+3u&#10;fKJbFkoRIexTVFCF0KRS+qIii37sGuLo/bnWYoiyLaVu8R7h1sivJPmWFmuOCxU2tKmouGb/VsE0&#10;2W0v+vd47HFiZllu+v3BbpQafnbrHxCBuvAOv9o7rWA+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QhoPCAAAA2wAAAA8AAAAAAAAAAAAAAAAAlwIAAGRycy9kb3du&#10;cmV2LnhtbFBLBQYAAAAABAAEAPUAAACGAwAAAAA=&#10;" fillcolor="#cfe2f3">
                  <v:textbox inset="91425emu,91425emu,91425emu,91425emu">
                    <w:txbxContent>
                      <w:p w14:paraId="73A8E974"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Initiated</w:t>
                        </w:r>
                      </w:p>
                    </w:txbxContent>
                  </v:textbox>
                </v:oval>
                <v:oval id="Oval 98" o:spid="_x0000_s1029" style="position:absolute;left:2171921;top:113270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zxLxwAAA&#10;ANsAAAAPAAAAZHJzL2Rvd25yZXYueG1sRE/Pa8IwFL4P9j+EN9htTfTgtDOKCKIwQdYKXh/NW1tM&#10;XkoTtf3vzWGw48f3e7kenBV36kPrWcMkUyCIK29arjWcy93HHESIyAatZ9IwUoD16vVlibnxD/6h&#10;exFrkUI45KihibHLpQxVQw5D5jvixP363mFMsK+l6fGRwp2VU6Vm0mHLqaHBjrYNVdfi5jR8qsPu&#10;Yvan04gTOy9KO34f3Vbr97dh8wUi0hD/xX/ug9GwSGPTl/QD5O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FzxLxwAAAANsAAAAPAAAAAAAAAAAAAAAAAJcCAABkcnMvZG93bnJl&#10;di54bWxQSwUGAAAAAAQABAD1AAAAhAMAAAAA&#10;" fillcolor="#cfe2f3">
                  <v:textbox inset="91425emu,91425emu,91425emu,91425emu">
                    <w:txbxContent>
                      <w:p w14:paraId="32110C4A"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Reviewed</w:t>
                        </w:r>
                      </w:p>
                    </w:txbxContent>
                  </v:textbox>
                </v:oval>
                <v:oval id="Oval 99" o:spid="_x0000_s1030" style="position:absolute;left:3695625;top:1097275;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7dqxAAA&#10;ANsAAAAPAAAAZHJzL2Rvd25yZXYueG1sRI9Ba8JAFITvBf/D8gremo0erImuUgKhggVpFLw+sq9J&#10;6O7bkN1q8u/dQqHHYWa+Ybb70Rpxo8F3jhUskhQEce10x42Cy7l8WYPwAVmjcUwKJvKw382etphr&#10;d+dPulWhERHCPkcFbQh9LqWvW7LoE9cTR+/LDRZDlEMj9YD3CLdGLtN0JS12HBda7Kloqf6ufqyC&#10;1/RQXvX76TThwqyrs5mOH7ZQav48vm1ABBrDf/ivfdAKsgx+v8QfIH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oO3asQAAADbAAAADwAAAAAAAAAAAAAAAACXAgAAZHJzL2Rv&#10;d25yZXYueG1sUEsFBgAAAAAEAAQA9QAAAIgDAAAAAA==&#10;" fillcolor="#cfe2f3">
                  <v:textbox inset="91425emu,91425emu,91425emu,91425emu">
                    <w:txbxContent>
                      <w:p w14:paraId="5311442E"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Updated</w:t>
                        </w:r>
                      </w:p>
                    </w:txbxContent>
                  </v:textbox>
                </v:oval>
                <v:oval id="Oval 100" o:spid="_x0000_s1031" style="position:absolute;left:5215150;top:59055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cZ4AxAAA&#10;ANwAAAAPAAAAZHJzL2Rvd25yZXYueG1sRI9Ba8MwDIXvg/0Ho8Fuq90dtpLVLaVQVuigLCn0KmIt&#10;CbXlELtt8u+nw2A3iff03qflegxe3WhIXWQL85kBRVxH13Fj4VTtXhagUkZ26COThYkSrFePD0ss&#10;XLzzN93K3CgJ4VSghTbnvtA61S0FTLPYE4v2E4eAWdah0W7Au4QHr1+NedMBO5aGFnvatlRfymuw&#10;8G72u7P7PB4nnPtFWfnp8BW21j4/jZsPUJnG/G/+u947wTeCL8/IBHr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GeAMQAAADcAAAADwAAAAAAAAAAAAAAAACXAgAAZHJzL2Rv&#10;d25yZXYueG1sUEsFBgAAAAAEAAQA9QAAAIgDAAAAAA==&#10;" fillcolor="#cfe2f3">
                  <v:textbox inset="91425emu,91425emu,91425emu,91425emu">
                    <w:txbxContent>
                      <w:p w14:paraId="5871759F"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Approved</w:t>
                        </w:r>
                      </w:p>
                    </w:txbxContent>
                  </v:textbox>
                </v:oval>
                <v:oval id="Oval 101" o:spid="_x0000_s1032" style="position:absolute;left:5215150;top:1564000;width:895500;height:76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PTubwQAA&#10;ANwAAAAPAAAAZHJzL2Rvd25yZXYueG1sRE9Ni8IwEL0v+B/CLOxtTepBpRplEURBQbYKXodmti2b&#10;TEoTtf33G0HY2zze5yzXvbPiTl1oPGvIxgoEcelNw5WGy3n7OQcRIrJB65k0DBRgvRq9LTE3/sHf&#10;dC9iJVIIhxw11DG2uZShrMlhGPuWOHE/vnMYE+wqaTp8pHBn5USpqXTYcGqosaVNTeVvcXMaZmq/&#10;vZrd6TRgZufF2Q6Ho9to/fHefy1AROrjv/jl3ps0X2XwfCZdIF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07m8EAAADcAAAADwAAAAAAAAAAAAAAAACXAgAAZHJzL2Rvd25y&#10;ZXYueG1sUEsFBgAAAAAEAAQA9QAAAIUDAAAAAA==&#10;" fillcolor="#cfe2f3">
                  <v:textbox inset="91425emu,91425emu,91425emu,91425emu">
                    <w:txbxContent>
                      <w:p w14:paraId="13BA3798" w14:textId="77777777" w:rsidR="008D660F" w:rsidRPr="00726F93" w:rsidRDefault="008D660F" w:rsidP="008D660F">
                        <w:pPr>
                          <w:pStyle w:val="normal0"/>
                          <w:spacing w:after="0" w:line="240" w:lineRule="auto"/>
                          <w:textDirection w:val="btLr"/>
                          <w:rPr>
                            <w:sz w:val="12"/>
                            <w:szCs w:val="12"/>
                          </w:rPr>
                        </w:pPr>
                        <w:r w:rsidRPr="00726F93">
                          <w:rPr>
                            <w:rFonts w:ascii="Arial" w:eastAsia="Arial" w:hAnsi="Arial" w:cs="Arial"/>
                            <w:sz w:val="12"/>
                            <w:szCs w:val="12"/>
                          </w:rPr>
                          <w:t>Rejected</w:t>
                        </w:r>
                      </w:p>
                    </w:txbxContent>
                  </v:textbox>
                </v:oval>
                <v:shapetype id="_x0000_t32" coordsize="21600,21600" o:spt="32" o:oned="t" path="m0,0l21600,21600e" filled="f">
                  <v:path arrowok="t" fillok="f" o:connecttype="none"/>
                  <o:lock v:ext="edit" shapetype="t"/>
                </v:shapetype>
                <v:shape id="Straight Arrow Connector 102" o:spid="_x0000_s1033" type="#_x0000_t32" style="position:absolute;left:3133800;top:1478275;width:561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3qtucIAAADcAAAADwAAAGRycy9kb3ducmV2LnhtbERPy2rCQBTdC/7DcAvd6cQsSkwzEauU&#10;duPCB9LlJXNNgpk7ITONyd87guDuHM6Lk60G04ieOldbVrCYRyCIC6trLhWcjt+zBITzyBoby6Rg&#10;JAerfDrJMNX2xnvqD74UoYRdigoq79tUSldUZNDNbUsctIvtDPpAu1LqDm+h3DQyjqIPabDmsFBh&#10;S5uKiuvh3yjYjMtku//S9u88/hTNLtHr5Fcr9f42rD9BeBr8y/xMBx0WUQyPMwGBzO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3qtucIAAADcAAAADwAAAAAAAAAAAAAA&#10;AAChAgAAZHJzL2Rvd25yZXYueG1sUEsFBgAAAAAEAAQA+QAAAJADAAAAAA==&#10;" strokecolor="#999">
                  <v:stroke dashstyle="dash" startarrowwidth="wide" startarrowlength="long" endarrow="classic" endarrowwidth="wide" endarrowlength="long"/>
                </v:shape>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103" o:spid="_x0000_s1034" type="#_x0000_t38" style="position:absolute;left:3921107;top:-216282;width:506700;height:2343600;rotation:-90;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ZlXhMQAAADcAAAADwAAAGRycy9kb3ducmV2LnhtbERPTWvCQBC9F/oflil4KbqJQiupq4gi&#10;erTWCt6m2WmSmp0Nu2uM/nq3UOhtHu9zJrPO1KIl5yvLCtJBAoI4t7riQsH+Y9Ufg/ABWWNtmRRc&#10;ycNs+vgwwUzbC79TuwuFiCHsM1RQhtBkUvq8JIN+YBviyH1bZzBE6AqpHV5iuKnlMElepMGKY0OJ&#10;DS1Kyk+7s1Eg3fz1Ry7Tze15f2g/v9LF+ritlOo9dfM3EIG68C/+c290nJ+M4PeZeIGc3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9mVeExAAAANwAAAAPAAAAAAAAAAAA&#10;AAAAAKECAABkcnMvZG93bnJldi54bWxQSwUGAAAAAAQABAD5AAAAkgMAAAAA&#10;" adj="36509" strokecolor="blue" strokeweight="1.5pt">
                  <v:stroke startarrowwidth="wide" startarrowlength="long" endarrow="block" endarrowwidth="wide" endarrowlength="long"/>
                </v:shape>
                <v:shape id="Curved Connector 104" o:spid="_x0000_s1035" type="#_x0000_t38" style="position:absolute;left:3941057;top:809282;width:466800;height:2343600;rotation:90;flip:x;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hFWrsEAAADcAAAADwAAAGRycy9kb3ducmV2LnhtbERPS2sCMRC+F/wPYYTeatZSrK5GkQXF&#10;U8EHnsfNuFncTJYk3V3/fVMo9DYf33NWm8E2oiMfascKppMMBHHpdM2Vgst59zYHESKyxsYxKXhS&#10;gM169LLCXLuej9SdYiVSCIccFZgY21zKUBqyGCauJU7c3XmLMUFfSe2xT+G2ke9ZNpMWa04NBlsq&#10;DJWP07dV0BZ9vC/Kq/FfeC5Ctze3z9lRqdfxsF2CiDTEf/Gf+6DT/OwDfp9JF8j1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aEVauwQAAANwAAAAPAAAAAAAAAAAAAAAA&#10;AKECAABkcnMvZG93bnJldi54bWxQSwUGAAAAAAQABAD5AAAAjwMAAAAA&#10;" adj="37779" strokecolor="#999">
                  <v:stroke dashstyle="dash" startarrowwidth="wide" startarrowlength="long" endarrow="classic" endarrowwidth="wide" endarrowlength="long"/>
                </v:shape>
                <v:shape id="Straight Arrow Connector 105" o:spid="_x0000_s1036" type="#_x0000_t32" style="position:absolute;left:4459982;top:971567;width:755100;height:237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NR+t8MAAADcAAAADwAAAGRycy9kb3ducmV2LnhtbERPS2vCQBC+F/wPywje6saCUqKr+EBo&#10;aXvwhXobsmMSzc6G7NbEf+8Kgrf5+J4zmjSmEFeqXG5ZQa8bgSBOrM45VbDdLN8/QTiPrLGwTApu&#10;5GAybr2NMNa25hVd1z4VIYRdjAoy78tYSpdkZNB1bUkcuJOtDPoAq1TqCusQbgr5EUUDaTDn0JBh&#10;SfOMksv63yign8H5uKx/d4fbTJuFT477P/OtVKfdTIcgPDX+JX66v3SYH/Xh8Uy4QI7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DUfrfDAAAA3AAAAA8AAAAAAAAAAAAA&#10;AAAAoQIAAGRycy9kb3ducmV2LnhtbFBLBQYAAAAABAAEAPkAAACRAwAAAAA=&#10;" strokecolor="#999">
                  <v:stroke dashstyle="dash" startarrowwidth="wide" startarrowlength="long" endarrow="block" endarrowwidth="wide" endarrowlength="long"/>
                </v:shape>
                <v:shape id="Straight Arrow Connector 106" o:spid="_x0000_s1037" type="#_x0000_t32" style="position:absolute;left:4459982;top:1747682;width:755100;height:1974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EGrusIAAADcAAAADwAAAGRycy9kb3ducmV2LnhtbERPy2rDMBC8B/IPYgO9xXJyMK5rOeRB&#10;aS89OCmlx8Xa2CbWylhKYv99FQj0NsO8mHwzmk7caHCtZQWrKAZBXFndcq3g+/S+TEE4j6yxs0wK&#10;JnKwKeazHDNt71zS7ehrEUrYZaig8b7PpHRVQwZdZHvioJ3tYNAHOtRSD3gP5aaT6zhOpMGWw0KD&#10;Pe0bqi7Hq1Gwn17TQ7nT9vdn+qi6r1Rv00+t1Mti3L6B8DT6f/MzHXRYxQk8zgQEsvg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EGrusIAAADcAAAADwAAAAAAAAAAAAAA&#10;AAChAgAAZHJzL2Rvd25yZXYueG1sUEsFBgAAAAAEAAQA+QAAAJADAAAAAA==&#10;" strokecolor="#999">
                  <v:stroke dashstyle="dash" startarrowwidth="wide" startarrowlength="long" endarrow="classic" endarrowwidth="wide" endarrowlength="long"/>
                </v:shape>
                <v:shape id="Straight Arrow Connector 107" o:spid="_x0000_s1038" type="#_x0000_t32" style="position:absolute;left:1600350;top:1478275;width:6381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6QL0sQAAADcAAAADwAAAGRycy9kb3ducmV2LnhtbERPS2vCQBC+C/6HZYReim6s+CC6CbbQ&#10;Iu2hGEXwNmTHJJidDdltTP99Vyh4m4/vOZu0N7XoqHWVZQXTSQSCOLe64kLB8fA+XoFwHlljbZkU&#10;/JKDNBkONhhre+M9dZkvRAhhF6OC0vsmltLlJRl0E9sQB+5iW4M+wLaQusVbCDe1fImihTRYcWgo&#10;saG3kvJr9mMUfM8z4z6fi241a87bL9qdXmf0odTTqN+uQXjq/UP8797pMD9awv2ZcIFM/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XpAvSxAAAANwAAAAPAAAAAAAAAAAA&#10;AAAAAKECAABkcnMvZG93bnJldi54bWxQSwUGAAAAAAQABAD5AAAAkgMAAAAA&#10;" strokecolor="blue" strokeweight="1.5pt">
                  <v:stroke startarrowwidth="wide" startarrowlength="long" endarrow="classic" endarrowwidth="wide" endarrowlength="long"/>
                </v:shape>
                <v:shapetype id="_x0000_t202" coordsize="21600,21600" o:spt="202" path="m0,0l0,21600,21600,21600,21600,0xe">
                  <v:stroke joinstyle="miter"/>
                  <v:path gradientshapeok="t" o:connecttype="rect"/>
                </v:shapetype>
                <v:shape id="Text Box 108" o:spid="_x0000_s1039" type="#_x0000_t202" style="position:absolute;left:1600350;top:109727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0Z8nyAAA&#10;ANwAAAAPAAAAZHJzL2Rvd25yZXYueG1sRI9BSwMxEIXvQv9DmIIXsVk9FF2bFilUilDEVaS9DZvZ&#10;TXQzWTexXf31zkHwNsN78943i9UYOnWkIfnIBq5mBSjiOlrPrYHXl83lDaiUkS12kcnANyVYLSdn&#10;CyxtPPEzHavcKgnhVKIBl3Nfap1qRwHTLPbEojVxCJhlHVptBzxJeOj0dVHMdUDP0uCwp7Wj+qP6&#10;CgZu3/YXzcG7n/bh6X3ebKud/3zcGXM+He/vQGUa87/573prBb8QWnlGJtDL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MTRnyfIAAAA3AAAAA8AAAAAAAAAAAAAAAAAlwIAAGRy&#10;cy9kb3ducmV2LnhtbFBLBQYAAAAABAAEAPUAAACMAwAAAAA=&#10;" filled="f" stroked="f">
                  <v:textbox inset="91425emu,91425emu,91425emu,91425emu">
                    <w:txbxContent>
                      <w:p w14:paraId="69F38C19" w14:textId="77777777" w:rsidR="008D660F" w:rsidRDefault="008D660F" w:rsidP="008D660F">
                        <w:pPr>
                          <w:pStyle w:val="normal0"/>
                          <w:spacing w:after="0" w:line="240" w:lineRule="auto"/>
                          <w:jc w:val="center"/>
                          <w:textDirection w:val="btLr"/>
                        </w:pPr>
                        <w:r>
                          <w:rPr>
                            <w:rFonts w:ascii="Arial" w:eastAsia="Arial" w:hAnsi="Arial" w:cs="Arial"/>
                            <w:i/>
                            <w:sz w:val="16"/>
                          </w:rPr>
                          <w:t>Review</w:t>
                        </w:r>
                      </w:p>
                    </w:txbxContent>
                  </v:textbox>
                </v:shape>
                <v:shape id="Text Box 109" o:spid="_x0000_s1040" type="#_x0000_t202" style="position:absolute;left:3953025;top:40000;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Tq8xgAA&#10;ANwAAAAPAAAAZHJzL2Rvd25yZXYueG1sRE9NawIxEL0X/A9hBC+lZvUgdWuUUqiIIKWrlPY2bGY3&#10;aTeTdRN17a9vCoXe5vE+Z7HqXSPO1AXrWcFknIEgLr22XCs47J/v7kGEiKyx8UwKrhRgtRzcLDDX&#10;/sKvdC5iLVIIhxwVmBjbXMpQGnIYxr4lTlzlO4cxwa6WusNLCneNnGbZTDq0nBoMtvRkqPwqTk7B&#10;/O39tvqw5rtev3zOqk2xs8ftTqnRsH98ABGpj//iP/dGp/nZHH6fSRfI5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nTq8xgAAANwAAAAPAAAAAAAAAAAAAAAAAJcCAABkcnMv&#10;ZG93bnJldi54bWxQSwUGAAAAAAQABAD1AAAAigMAAAAA&#10;" filled="f" stroked="f">
                  <v:textbox inset="91425emu,91425emu,91425emu,91425emu">
                    <w:txbxContent>
                      <w:p w14:paraId="3F5278AB"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v:textbox>
                </v:shape>
                <v:shape id="Text Box 110" o:spid="_x0000_s1041" type="#_x0000_t202" style="position:absolute;left:4029225;top:2135500;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gX8yAAA&#10;ANwAAAAPAAAAZHJzL2Rvd25yZXYueG1sRI9BSwMxEIXvQv9DGMGL2Gw9FLs2LVJQilDErYjehs3s&#10;JrqZrJvYrv5651DwNsN78943y/UYOnWgIfnIBmbTAhRxHa3n1sDL/v7qBlTKyBa7yGTghxKsV5Oz&#10;JZY2HvmZDlVulYRwKtGAy7kvtU61o4BpGnti0Zo4BMyyDq22Ax4lPHT6uijmOqBnaXDY08ZR/Vl9&#10;BwOL17fL5t273/bh6WPebKud/3rcGXNxPt7dgso05n/z6XprBX8m+PKMT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L9+BfzIAAAA3AAAAA8AAAAAAAAAAAAAAAAAlwIAAGRy&#10;cy9kb3ducmV2LnhtbFBLBQYAAAAABAAEAPUAAACMAwAAAAA=&#10;" filled="f" stroked="f">
                  <v:textbox inset="91425emu,91425emu,91425emu,91425emu">
                    <w:txbxContent>
                      <w:p w14:paraId="59EC0CF0"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v:textbox>
                </v:shape>
                <v:shape id="Text Box 111" o:spid="_x0000_s1042" type="#_x0000_t202" style="position:absolute;left:4314975;top:69722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MqBnxgAA&#10;ANwAAAAPAAAAZHJzL2Rvd25yZXYueG1sRE/fS8MwEH4X/B/CCXuRLe0ehnbLhgjKEIZYZWxvR3Nt&#10;MptLbeJW99cvguDbfXw/b7EaXCuO1AfrWUE+yUAQV15bbhR8vD+N70CEiKyx9UwKfijAanl9tcBC&#10;+xO/0bGMjUghHApUYGLsCilDZchhmPiOOHG17x3GBPtG6h5PKdy1cpplM+nQcmow2NGjoeqz/HYK&#10;7re723pvzbl5fj3M6nW5sV8vG6VGN8PDHESkIf6L/9xrnebnOfw+ky6Qyw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MqBnxgAAANwAAAAPAAAAAAAAAAAAAAAAAJcCAABkcnMv&#10;ZG93bnJldi54bWxQSwUGAAAAAAQABAD1AAAAigMAAAAA&#10;" filled="f" stroked="f">
                  <v:textbox inset="91425emu,91425emu,91425emu,91425emu">
                    <w:txbxContent>
                      <w:p w14:paraId="4FB944B4" w14:textId="77777777" w:rsidR="008D660F" w:rsidRDefault="008D660F" w:rsidP="008D660F">
                        <w:pPr>
                          <w:pStyle w:val="normal0"/>
                          <w:spacing w:after="0" w:line="240" w:lineRule="auto"/>
                          <w:jc w:val="center"/>
                          <w:textDirection w:val="btLr"/>
                        </w:pPr>
                        <w:r>
                          <w:rPr>
                            <w:rFonts w:ascii="Arial" w:eastAsia="Arial" w:hAnsi="Arial" w:cs="Arial"/>
                            <w:i/>
                            <w:sz w:val="16"/>
                          </w:rPr>
                          <w:t>Approve</w:t>
                        </w:r>
                      </w:p>
                    </w:txbxContent>
                  </v:textbox>
                </v:shape>
                <v:shape id="Text Box 112" o:spid="_x0000_s1043" type="#_x0000_t202" style="position:absolute;left:4518475;top:1514987;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4D4QxgAA&#10;ANwAAAAPAAAAZHJzL2Rvd25yZXYueG1sRE9NawIxEL0X/A9hhF6KZvUg7WoUEVqkIKVbEb0Nm9lN&#10;2s1ku0l121/fCIXe5vE+Z7HqXSPO1AXrWcFknIEgLr22XCvYvz2O7kGEiKyx8UwKvinAajm4WWCu&#10;/YVf6VzEWqQQDjkqMDG2uZShNOQwjH1LnLjKdw5jgl0tdYeXFO4aOc2ymXRoOTUYbGljqPwovpyC&#10;h8PxrjpZ81M/vbzPqm2xs5/PO6Vuh/16DiJSH//Ff+6tTvMnU7g+ky6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4D4QxgAAANwAAAAPAAAAAAAAAAAAAAAAAJcCAABkcnMv&#10;ZG93bnJldi54bWxQSwUGAAAAAAQABAD1AAAAigMAAAAA&#10;" filled="f" stroked="f">
                  <v:textbox inset="91425emu,91425emu,91425emu,91425emu">
                    <w:txbxContent>
                      <w:p w14:paraId="118D8E5A" w14:textId="77777777" w:rsidR="008D660F" w:rsidRDefault="008D660F" w:rsidP="008D660F">
                        <w:pPr>
                          <w:pStyle w:val="normal0"/>
                          <w:spacing w:after="0" w:line="240" w:lineRule="auto"/>
                          <w:jc w:val="center"/>
                          <w:textDirection w:val="btLr"/>
                        </w:pPr>
                        <w:r>
                          <w:rPr>
                            <w:rFonts w:ascii="Arial" w:eastAsia="Arial" w:hAnsi="Arial" w:cs="Arial"/>
                            <w:i/>
                            <w:sz w:val="16"/>
                          </w:rPr>
                          <w:t>Reject</w:t>
                        </w:r>
                      </w:p>
                    </w:txbxContent>
                  </v:textbox>
                </v:shape>
                <v:oval id="Oval 113" o:spid="_x0000_s1044" style="position:absolute;left:114300;top:1383025;width:180900;height:197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VO5YwQAA&#10;ANwAAAAPAAAAZHJzL2Rvd25yZXYueG1sRE9Li8IwEL4L/ocwghdZUxVFukYRxeLV516HZratNpPS&#10;RK376zeC4G0+vufMFo0pxZ1qV1hWMOhHIIhTqwvOFBwPm68pCOeRNZaWScGTHCzm7dYMY20fvKP7&#10;3mcihLCLUUHufRVL6dKcDLq+rYgD92trgz7AOpO6xkcIN6UcRtFEGiw4NORY0Sqn9Lq/GQVZb10d&#10;b8k0XSeX4SkZjc8/fz2jVLfTLL9BeGr8R/x2b3WYPxjB65lwgZ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1TuWMEAAADcAAAADwAAAAAAAAAAAAAAAACXAgAAZHJzL2Rvd25y&#10;ZXYueG1sUEsFBgAAAAAEAAQA9QAAAIUDAAAAAA==&#10;" fillcolor="black">
                  <v:textbox inset="91425emu,91425emu,91425emu,91425emu">
                    <w:txbxContent>
                      <w:p w14:paraId="7E9AC7D1" w14:textId="77777777" w:rsidR="008D660F" w:rsidRDefault="008D660F" w:rsidP="008D660F">
                        <w:pPr>
                          <w:pStyle w:val="normal0"/>
                          <w:spacing w:after="0" w:line="240" w:lineRule="auto"/>
                          <w:textDirection w:val="btLr"/>
                        </w:pPr>
                      </w:p>
                    </w:txbxContent>
                  </v:textbox>
                </v:oval>
                <v:oval id="Oval 114" o:spid="_x0000_s1045" style="position:absolute;left:6400800;top:1280875;width:228600;height:197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vXYsxAAA&#10;ANwAAAAPAAAAZHJzL2Rvd25yZXYueG1sRE9Na8JAEL0X/A/LCF6k2WhrCdFVRDH0WqvtdciOSTQ7&#10;G7JrkvbXdwuF3ubxPme1GUwtOmpdZVnBLIpBEOdWV1woOL0fHhMQziNrrC2Tgi9ysFmPHlaYatvz&#10;G3VHX4gQwi5FBaX3TSqly0sy6CLbEAfuYluDPsC2kLrFPoSbWs7j+EUarDg0lNjQrqT8drwbBcV0&#10;35zuWZLvs+v8nD0tPj6/p0apyXjYLkF4Gvy/+M/9qsP82TP8PhMu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12LMQAAADcAAAADwAAAAAAAAAAAAAAAACXAgAAZHJzL2Rv&#10;d25yZXYueG1sUEsFBgAAAAAEAAQA9QAAAIgDAAAAAA==&#10;" fillcolor="black">
                  <v:textbox inset="91425emu,91425emu,91425emu,91425emu">
                    <w:txbxContent>
                      <w:p w14:paraId="12F094D0" w14:textId="77777777" w:rsidR="008D660F" w:rsidRDefault="008D660F" w:rsidP="008D660F">
                        <w:pPr>
                          <w:pStyle w:val="normal0"/>
                          <w:spacing w:after="0" w:line="240" w:lineRule="auto"/>
                          <w:textDirection w:val="btLr"/>
                        </w:pPr>
                      </w:p>
                    </w:txbxContent>
                  </v:textbox>
                </v:oval>
                <v:shape id="Straight Arrow Connector 115" o:spid="_x0000_s1046" type="#_x0000_t32" style="position:absolute;left:295200;top:1478425;width:409800;height:33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udHe8IAAADcAAAADwAAAGRycy9kb3ducmV2LnhtbERP22rCQBB9F/oPyxT61mws3oiuom2l&#10;BRE0mvdhd5qEZmdDdqvp33eFgm9zONdZrHrbiAt1vnasYJikIIi1MzWXCs6n7fMMhA/IBhvHpOCX&#10;PKyWD4MFZsZd+UiXPJQihrDPUEEVQptJ6XVFFn3iWuLIfbnOYoiwK6Xp8BrDbSNf0nQiLdYcGyps&#10;6bUi/Z3/WAWz96LYvelR4Zp9PjUjvfk4YK/U02O/noMI1Ie7+N/9aeL84Rhuz8QL5PI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udHe8IAAADcAAAADwAAAAAAAAAAAAAA&#10;AAChAgAAZHJzL2Rvd25yZXYueG1sUEsFBgAAAAAEAAQA+QAAAJADAAAAAA==&#10;" strokecolor="blue" strokeweight="1.5pt">
                  <v:stroke startarrowwidth="wide" startarrowlength="long" endarrow="classic" endarrowwidth="wide" endarrowlength="long"/>
                </v:shape>
                <v:shape id="Straight Arrow Connector 116" o:spid="_x0000_s1047" type="#_x0000_t32" style="position:absolute;left:6110650;top:971550;width:323700;height:3381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E4lMIAAADcAAAADwAAAGRycy9kb3ducmV2LnhtbERPTYvCMBC9L/gfwgheZE1VVqQaRQVF&#10;3INYl4W9Dc3YFptJaWKt/94Iwt7m8T5nvmxNKRqqXWFZwXAQgSBOrS44U/Bz3n5OQTiPrLG0TAoe&#10;5GC56HzMMdb2zidqEp+JEMIuRgW591UspUtzMugGtiIO3MXWBn2AdSZ1jfcQbko5iqKJNFhwaMix&#10;ok1O6TW5GQXHr8S4Qz9rpuPqb/VN+9/1mHZK9brtagbCU+v/xW/3Xof5wwm8ngkXyMUT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TE4lMIAAADcAAAADwAAAAAAAAAAAAAA&#10;AAChAgAAZHJzL2Rvd25yZXYueG1sUEsFBgAAAAAEAAQA+QAAAJADAAAAAA==&#10;" strokecolor="blue" strokeweight="1.5pt">
                  <v:stroke startarrowwidth="wide" startarrowlength="long" endarrow="classic" endarrowwidth="wide" endarrowlength="long"/>
                </v:shape>
                <v:shape id="Straight Arrow Connector 117" o:spid="_x0000_s1048" type="#_x0000_t32" style="position:absolute;left:6110650;top:1449400;width:323700;height:4956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RBvtsEAAADcAAAADwAAAGRycy9kb3ducmV2LnhtbERPzYrCMBC+L/gOYQRva6rgKtVURBC9&#10;WFz1AYZmbEubSW2iVp/eLAh7m4/vdxbLztTiTq0rLSsYDSMQxJnVJecKzqfN9wyE88gaa8uk4EkO&#10;lknva4Gxtg/+pfvR5yKEsItRQeF9E0vpsoIMuqFtiAN3sa1BH2CbS93iI4SbWo6j6EcaLDk0FNjQ&#10;uqCsOt6MAj/dpPunPlx328nruk/TqtlOIqUG/W41B+Gp8//ij3unw/zRFP6eCRfI5A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EG+2wQAAANwAAAAPAAAAAAAAAAAAAAAA&#10;AKECAABkcnMvZG93bnJldi54bWxQSwUGAAAAAAQABAD5AAAAjwMAAAAA&#10;" strokecolor="#999">
                  <v:stroke dashstyle="dash" startarrowwidth="wide" startarrowlength="long" endarrow="classic" endarrowwidth="wide" endarrowlength="long"/>
                </v:shape>
                <v:shape id="Text Box 118" o:spid="_x0000_s1049" type="#_x0000_t202" style="position:absolute;left:198050;top:1087825;width:638100;height:3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An6yAAA&#10;ANwAAAAPAAAAZHJzL2Rvd25yZXYueG1sRI9BSwMxEIXvQv9DGMGL2Gw9FLs2LVJQilDErYjehs3s&#10;JrqZrJvYrv5651DwNsN78943y/UYOnWgIfnIBmbTAhRxHa3n1sDL/v7qBlTKyBa7yGTghxKsV5Oz&#10;JZY2HvmZDlVulYRwKtGAy7kvtU61o4BpGnti0Zo4BMyyDq22Ax4lPHT6uijmOqBnaXDY08ZR/Vl9&#10;BwOL17fL5t273/bh6WPebKud/3rcGXNxPt7dgso05n/z6XprBX8mtPKMT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EEICfrIAAAA3AAAAA8AAAAAAAAAAAAAAAAAlwIAAGRy&#10;cy9kb3ducmV2LnhtbFBLBQYAAAAABAAEAPUAAACMAwAAAAA=&#10;" filled="f" stroked="f">
                  <v:textbox inset="91425emu,91425emu,91425emu,91425emu">
                    <w:txbxContent>
                      <w:p w14:paraId="3289BB04" w14:textId="77777777" w:rsidR="008D660F" w:rsidRDefault="008D660F" w:rsidP="008D660F">
                        <w:pPr>
                          <w:pStyle w:val="normal0"/>
                          <w:spacing w:after="0" w:line="240" w:lineRule="auto"/>
                          <w:jc w:val="center"/>
                          <w:textDirection w:val="btLr"/>
                        </w:pPr>
                        <w:r>
                          <w:rPr>
                            <w:rFonts w:ascii="Arial" w:eastAsia="Arial" w:hAnsi="Arial" w:cs="Arial"/>
                            <w:i/>
                            <w:sz w:val="16"/>
                          </w:rPr>
                          <w:t>Initiate</w:t>
                        </w:r>
                      </w:p>
                    </w:txbxContent>
                  </v:textbox>
                </v:shape>
                <w10:anchorlock/>
              </v:group>
            </w:pict>
          </mc:Fallback>
        </mc:AlternateContent>
      </w:r>
    </w:p>
    <w:p w14:paraId="0E5AA340" w14:textId="099196F7" w:rsidR="00274316" w:rsidRDefault="006208AD" w:rsidP="006208AD">
      <w:pPr>
        <w:pStyle w:val="Caption"/>
        <w:jc w:val="center"/>
      </w:pPr>
      <w:bookmarkStart w:id="61" w:name="_Toc342304488"/>
      <w:r>
        <w:t xml:space="preserve">Figure </w:t>
      </w:r>
      <w:r w:rsidR="00D54EF1">
        <w:fldChar w:fldCharType="begin"/>
      </w:r>
      <w:r w:rsidR="00D54EF1">
        <w:instrText xml:space="preserve"> SEQ Figure \* ARABIC </w:instrText>
      </w:r>
      <w:r w:rsidR="00D54EF1">
        <w:fldChar w:fldCharType="separate"/>
      </w:r>
      <w:r w:rsidR="00142985">
        <w:rPr>
          <w:noProof/>
        </w:rPr>
        <w:t>10</w:t>
      </w:r>
      <w:r w:rsidR="00D54EF1">
        <w:rPr>
          <w:noProof/>
        </w:rPr>
        <w:fldChar w:fldCharType="end"/>
      </w:r>
      <w:r>
        <w:t xml:space="preserve"> - Example Lifecycle of a Proposal</w:t>
      </w:r>
      <w:bookmarkEnd w:id="61"/>
    </w:p>
    <w:p w14:paraId="4635991A" w14:textId="77777777" w:rsidR="00274316" w:rsidRDefault="006728F8">
      <w:pPr>
        <w:pStyle w:val="normal0"/>
        <w:spacing w:after="0"/>
      </w:pPr>
      <w:r>
        <w:t xml:space="preserve">The ClinicalStatement.contextStatusHistory is the </w:t>
      </w:r>
      <w:r>
        <w:rPr>
          <w:i/>
        </w:rPr>
        <w:t>ordered</w:t>
      </w:r>
      <w:r>
        <w:t xml:space="preserve"> list of attributions associated with each transition moving from start to finish. It consists of the following list:</w:t>
      </w:r>
    </w:p>
    <w:p w14:paraId="113F65E5" w14:textId="77777777" w:rsidR="00274316" w:rsidRDefault="00274316">
      <w:pPr>
        <w:pStyle w:val="normal0"/>
        <w:spacing w:after="0"/>
      </w:pP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274316" w14:paraId="117B88AE" w14:textId="77777777">
        <w:tc>
          <w:tcPr>
            <w:tcW w:w="4320" w:type="dxa"/>
            <w:shd w:val="clear" w:color="auto" w:fill="00FFFF"/>
            <w:tcMar>
              <w:top w:w="100" w:type="dxa"/>
              <w:left w:w="100" w:type="dxa"/>
              <w:bottom w:w="100" w:type="dxa"/>
              <w:right w:w="100" w:type="dxa"/>
            </w:tcMar>
          </w:tcPr>
          <w:p w14:paraId="4834C7CD" w14:textId="77777777" w:rsidR="00274316" w:rsidRDefault="006728F8">
            <w:pPr>
              <w:pStyle w:val="normal0"/>
              <w:widowControl w:val="0"/>
              <w:spacing w:after="0" w:line="240" w:lineRule="auto"/>
              <w:jc w:val="center"/>
            </w:pPr>
            <w:r>
              <w:rPr>
                <w:b/>
              </w:rPr>
              <w:lastRenderedPageBreak/>
              <w:t>State Transition attributions</w:t>
            </w:r>
          </w:p>
        </w:tc>
        <w:tc>
          <w:tcPr>
            <w:tcW w:w="4320" w:type="dxa"/>
            <w:shd w:val="clear" w:color="auto" w:fill="00FFFF"/>
            <w:tcMar>
              <w:top w:w="100" w:type="dxa"/>
              <w:left w:w="100" w:type="dxa"/>
              <w:bottom w:w="100" w:type="dxa"/>
              <w:right w:w="100" w:type="dxa"/>
            </w:tcMar>
          </w:tcPr>
          <w:p w14:paraId="2BE1D37F" w14:textId="77777777" w:rsidR="00274316" w:rsidRDefault="006728F8">
            <w:pPr>
              <w:pStyle w:val="normal0"/>
              <w:widowControl w:val="0"/>
              <w:spacing w:after="0" w:line="240" w:lineRule="auto"/>
              <w:jc w:val="center"/>
            </w:pPr>
            <w:r>
              <w:rPr>
                <w:b/>
              </w:rPr>
              <w:t>Value of Attribution.activity attribute</w:t>
            </w:r>
          </w:p>
        </w:tc>
      </w:tr>
      <w:tr w:rsidR="00274316" w14:paraId="4176F7AC" w14:textId="77777777">
        <w:tc>
          <w:tcPr>
            <w:tcW w:w="4320" w:type="dxa"/>
            <w:tcMar>
              <w:top w:w="100" w:type="dxa"/>
              <w:left w:w="100" w:type="dxa"/>
              <w:bottom w:w="100" w:type="dxa"/>
              <w:right w:w="100" w:type="dxa"/>
            </w:tcMar>
          </w:tcPr>
          <w:p w14:paraId="4B373102" w14:textId="77777777" w:rsidR="00274316" w:rsidRDefault="006728F8">
            <w:pPr>
              <w:pStyle w:val="normal0"/>
              <w:widowControl w:val="0"/>
              <w:spacing w:after="0" w:line="240" w:lineRule="auto"/>
            </w:pPr>
            <w:r>
              <w:t xml:space="preserve">Initiate </w:t>
            </w:r>
            <w:r>
              <w:rPr>
                <w:i/>
              </w:rPr>
              <w:t>(also the context attribution)</w:t>
            </w:r>
          </w:p>
        </w:tc>
        <w:tc>
          <w:tcPr>
            <w:tcW w:w="4320" w:type="dxa"/>
            <w:tcMar>
              <w:top w:w="100" w:type="dxa"/>
              <w:left w:w="100" w:type="dxa"/>
              <w:bottom w:w="100" w:type="dxa"/>
              <w:right w:w="100" w:type="dxa"/>
            </w:tcMar>
          </w:tcPr>
          <w:p w14:paraId="1F60039A" w14:textId="77777777" w:rsidR="00274316" w:rsidRDefault="006728F8">
            <w:pPr>
              <w:pStyle w:val="normal0"/>
              <w:widowControl w:val="0"/>
              <w:spacing w:after="0" w:line="240" w:lineRule="auto"/>
            </w:pPr>
            <w:r>
              <w:t>“</w:t>
            </w:r>
            <w:proofErr w:type="gramStart"/>
            <w:r>
              <w:t>initiate</w:t>
            </w:r>
            <w:proofErr w:type="gramEnd"/>
            <w:r>
              <w:t>”</w:t>
            </w:r>
          </w:p>
        </w:tc>
      </w:tr>
      <w:tr w:rsidR="00274316" w14:paraId="35BD880B" w14:textId="77777777">
        <w:tc>
          <w:tcPr>
            <w:tcW w:w="4320" w:type="dxa"/>
            <w:tcMar>
              <w:top w:w="100" w:type="dxa"/>
              <w:left w:w="100" w:type="dxa"/>
              <w:bottom w:w="100" w:type="dxa"/>
              <w:right w:w="100" w:type="dxa"/>
            </w:tcMar>
          </w:tcPr>
          <w:p w14:paraId="0C085B54" w14:textId="77777777" w:rsidR="00274316" w:rsidRDefault="006728F8">
            <w:pPr>
              <w:pStyle w:val="normal0"/>
              <w:widowControl w:val="0"/>
              <w:spacing w:after="0" w:line="240" w:lineRule="auto"/>
            </w:pPr>
            <w:r>
              <w:t>Review</w:t>
            </w:r>
          </w:p>
        </w:tc>
        <w:tc>
          <w:tcPr>
            <w:tcW w:w="4320" w:type="dxa"/>
            <w:tcMar>
              <w:top w:w="100" w:type="dxa"/>
              <w:left w:w="100" w:type="dxa"/>
              <w:bottom w:w="100" w:type="dxa"/>
              <w:right w:w="100" w:type="dxa"/>
            </w:tcMar>
          </w:tcPr>
          <w:p w14:paraId="37A450D3" w14:textId="77777777" w:rsidR="00274316" w:rsidRDefault="006728F8">
            <w:pPr>
              <w:pStyle w:val="normal0"/>
              <w:widowControl w:val="0"/>
              <w:spacing w:after="0" w:line="240" w:lineRule="auto"/>
            </w:pPr>
            <w:r>
              <w:t>“</w:t>
            </w:r>
            <w:proofErr w:type="gramStart"/>
            <w:r>
              <w:t>review</w:t>
            </w:r>
            <w:proofErr w:type="gramEnd"/>
            <w:r>
              <w:t>”</w:t>
            </w:r>
          </w:p>
        </w:tc>
      </w:tr>
      <w:tr w:rsidR="00274316" w14:paraId="499374D8" w14:textId="77777777">
        <w:tc>
          <w:tcPr>
            <w:tcW w:w="4320" w:type="dxa"/>
            <w:tcMar>
              <w:top w:w="100" w:type="dxa"/>
              <w:left w:w="100" w:type="dxa"/>
              <w:bottom w:w="100" w:type="dxa"/>
              <w:right w:w="100" w:type="dxa"/>
            </w:tcMar>
          </w:tcPr>
          <w:p w14:paraId="4318DC39" w14:textId="77777777" w:rsidR="00274316" w:rsidRDefault="006728F8">
            <w:pPr>
              <w:pStyle w:val="normal0"/>
              <w:widowControl w:val="0"/>
              <w:spacing w:after="0" w:line="240" w:lineRule="auto"/>
            </w:pPr>
            <w:r>
              <w:t>Approve</w:t>
            </w:r>
          </w:p>
        </w:tc>
        <w:tc>
          <w:tcPr>
            <w:tcW w:w="4320" w:type="dxa"/>
            <w:tcMar>
              <w:top w:w="100" w:type="dxa"/>
              <w:left w:w="100" w:type="dxa"/>
              <w:bottom w:w="100" w:type="dxa"/>
              <w:right w:w="100" w:type="dxa"/>
            </w:tcMar>
          </w:tcPr>
          <w:p w14:paraId="2BC54276" w14:textId="77777777" w:rsidR="00274316" w:rsidRDefault="006728F8" w:rsidP="006208AD">
            <w:pPr>
              <w:pStyle w:val="normal0"/>
              <w:keepNext/>
              <w:widowControl w:val="0"/>
              <w:spacing w:after="0" w:line="240" w:lineRule="auto"/>
            </w:pPr>
            <w:r>
              <w:t>“</w:t>
            </w:r>
            <w:proofErr w:type="gramStart"/>
            <w:r>
              <w:t>approve</w:t>
            </w:r>
            <w:proofErr w:type="gramEnd"/>
            <w:r>
              <w:t>” (also the context’s current status)</w:t>
            </w:r>
          </w:p>
        </w:tc>
      </w:tr>
    </w:tbl>
    <w:p w14:paraId="38F6635A" w14:textId="1FADAD44" w:rsidR="00274316" w:rsidRDefault="006208AD" w:rsidP="006208AD">
      <w:pPr>
        <w:pStyle w:val="Caption"/>
        <w:spacing w:before="120"/>
        <w:jc w:val="center"/>
      </w:pPr>
      <w:bookmarkStart w:id="62" w:name="_Toc342304489"/>
      <w:r>
        <w:t xml:space="preserve">Figure </w:t>
      </w:r>
      <w:r w:rsidR="00D54EF1">
        <w:fldChar w:fldCharType="begin"/>
      </w:r>
      <w:r w:rsidR="00D54EF1">
        <w:instrText xml:space="preserve"> SEQ Figure \* ARABIC </w:instrText>
      </w:r>
      <w:r w:rsidR="00D54EF1">
        <w:fldChar w:fldCharType="separate"/>
      </w:r>
      <w:r w:rsidR="00142985">
        <w:rPr>
          <w:noProof/>
        </w:rPr>
        <w:t>11</w:t>
      </w:r>
      <w:r w:rsidR="00D54EF1">
        <w:rPr>
          <w:noProof/>
        </w:rPr>
        <w:fldChar w:fldCharType="end"/>
      </w:r>
      <w:r>
        <w:t xml:space="preserve"> - State Transition History</w:t>
      </w:r>
      <w:bookmarkEnd w:id="62"/>
    </w:p>
    <w:p w14:paraId="5F4E4836" w14:textId="77777777" w:rsidR="00274316" w:rsidRDefault="006728F8">
      <w:pPr>
        <w:pStyle w:val="normal0"/>
        <w:spacing w:after="0"/>
      </w:pPr>
      <w:r>
        <w:t xml:space="preserve">The ClinicalStatement.contextAttribution refers to the </w:t>
      </w:r>
      <w:r>
        <w:rPr>
          <w:i/>
        </w:rPr>
        <w:t xml:space="preserve">Initiate </w:t>
      </w:r>
      <w:r>
        <w:t xml:space="preserve">Attribution in this context status history list. </w:t>
      </w:r>
    </w:p>
    <w:p w14:paraId="59353B9F" w14:textId="77777777" w:rsidR="00274316" w:rsidRDefault="00274316">
      <w:pPr>
        <w:pStyle w:val="normal0"/>
        <w:spacing w:after="0"/>
      </w:pPr>
    </w:p>
    <w:p w14:paraId="6A3D3433" w14:textId="77777777" w:rsidR="00274316" w:rsidRDefault="006728F8">
      <w:pPr>
        <w:pStyle w:val="normal0"/>
        <w:spacing w:after="0"/>
      </w:pPr>
      <w:r>
        <w:t>The ActionContext.currentStatus refers to the activity code of the last transition followed by the proposal. In this case, it is the activity code of the Approve attribution or the “approve” code in this illustration.</w:t>
      </w:r>
    </w:p>
    <w:p w14:paraId="3DABB11B" w14:textId="77777777" w:rsidR="006208AD" w:rsidRDefault="006728F8" w:rsidP="006208AD">
      <w:pPr>
        <w:pStyle w:val="normal0"/>
        <w:keepNext/>
        <w:spacing w:after="120"/>
      </w:pPr>
      <w:r>
        <w:rPr>
          <w:noProof/>
        </w:rPr>
        <w:drawing>
          <wp:inline distT="0" distB="0" distL="0" distR="0" wp14:anchorId="46D70F97" wp14:editId="437DFA0F">
            <wp:extent cx="4695677" cy="2632638"/>
            <wp:effectExtent l="0" t="0" r="0" b="0"/>
            <wp:docPr id="22"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0"/>
                    <a:srcRect/>
                    <a:stretch>
                      <a:fillRect/>
                    </a:stretch>
                  </pic:blipFill>
                  <pic:spPr>
                    <a:xfrm>
                      <a:off x="0" y="0"/>
                      <a:ext cx="4695677" cy="2632638"/>
                    </a:xfrm>
                    <a:prstGeom prst="rect">
                      <a:avLst/>
                    </a:prstGeom>
                    <a:ln/>
                  </pic:spPr>
                </pic:pic>
              </a:graphicData>
            </a:graphic>
          </wp:inline>
        </w:drawing>
      </w:r>
    </w:p>
    <w:p w14:paraId="6777FF58" w14:textId="193808CD" w:rsidR="00274316" w:rsidRDefault="006208AD" w:rsidP="006208AD">
      <w:pPr>
        <w:pStyle w:val="Caption"/>
        <w:jc w:val="center"/>
      </w:pPr>
      <w:bookmarkStart w:id="63" w:name="_Toc342304490"/>
      <w:r>
        <w:t xml:space="preserve">Figure </w:t>
      </w:r>
      <w:r w:rsidR="00D54EF1">
        <w:fldChar w:fldCharType="begin"/>
      </w:r>
      <w:r w:rsidR="00D54EF1">
        <w:instrText xml:space="preserve"> SEQ Figure \* ARABIC </w:instrText>
      </w:r>
      <w:r w:rsidR="00D54EF1">
        <w:fldChar w:fldCharType="separate"/>
      </w:r>
      <w:r w:rsidR="00142985">
        <w:rPr>
          <w:noProof/>
        </w:rPr>
        <w:t>12</w:t>
      </w:r>
      <w:r w:rsidR="00D54EF1">
        <w:rPr>
          <w:noProof/>
        </w:rPr>
        <w:fldChar w:fldCharType="end"/>
      </w:r>
      <w:r>
        <w:t xml:space="preserve"> - ClinicalStatement Contexts</w:t>
      </w:r>
      <w:bookmarkEnd w:id="63"/>
    </w:p>
    <w:p w14:paraId="618DDB2F" w14:textId="77777777" w:rsidR="00223C1A" w:rsidRDefault="006728F8" w:rsidP="00223C1A">
      <w:pPr>
        <w:pStyle w:val="normal0"/>
        <w:keepNext/>
      </w:pPr>
      <w:r>
        <w:rPr>
          <w:noProof/>
        </w:rPr>
        <w:lastRenderedPageBreak/>
        <w:drawing>
          <wp:inline distT="0" distB="0" distL="0" distR="0" wp14:anchorId="52EEE1FF" wp14:editId="3160D798">
            <wp:extent cx="4697400" cy="3408854"/>
            <wp:effectExtent l="0" t="0" r="0" b="0"/>
            <wp:docPr id="20"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1"/>
                    <a:srcRect/>
                    <a:stretch>
                      <a:fillRect/>
                    </a:stretch>
                  </pic:blipFill>
                  <pic:spPr>
                    <a:xfrm>
                      <a:off x="0" y="0"/>
                      <a:ext cx="4697400" cy="3408854"/>
                    </a:xfrm>
                    <a:prstGeom prst="rect">
                      <a:avLst/>
                    </a:prstGeom>
                    <a:ln/>
                  </pic:spPr>
                </pic:pic>
              </a:graphicData>
            </a:graphic>
          </wp:inline>
        </w:drawing>
      </w:r>
    </w:p>
    <w:p w14:paraId="6AE39FA8" w14:textId="094BCDC8" w:rsidR="00274316" w:rsidRDefault="00223C1A" w:rsidP="00223C1A">
      <w:pPr>
        <w:pStyle w:val="Caption"/>
        <w:jc w:val="center"/>
      </w:pPr>
      <w:bookmarkStart w:id="64" w:name="_Toc342304491"/>
      <w:r>
        <w:t xml:space="preserve">Figure </w:t>
      </w:r>
      <w:r w:rsidR="00D54EF1">
        <w:fldChar w:fldCharType="begin"/>
      </w:r>
      <w:r w:rsidR="00D54EF1">
        <w:instrText xml:space="preserve"> SEQ Figure \* ARABIC </w:instrText>
      </w:r>
      <w:r w:rsidR="00D54EF1">
        <w:fldChar w:fldCharType="separate"/>
      </w:r>
      <w:r w:rsidR="00142985">
        <w:rPr>
          <w:noProof/>
        </w:rPr>
        <w:t>13</w:t>
      </w:r>
      <w:r w:rsidR="00D54EF1">
        <w:rPr>
          <w:noProof/>
        </w:rPr>
        <w:fldChar w:fldCharType="end"/>
      </w:r>
      <w:r>
        <w:t xml:space="preserve"> - Finding Contexts</w:t>
      </w:r>
      <w:bookmarkEnd w:id="64"/>
    </w:p>
    <w:p w14:paraId="4C3F5317" w14:textId="77777777" w:rsidR="00223C1A" w:rsidRDefault="006728F8" w:rsidP="00223C1A">
      <w:pPr>
        <w:pStyle w:val="normal0"/>
        <w:keepNext/>
      </w:pPr>
      <w:r>
        <w:rPr>
          <w:noProof/>
        </w:rPr>
        <w:lastRenderedPageBreak/>
        <w:drawing>
          <wp:inline distT="0" distB="0" distL="0" distR="0" wp14:anchorId="6B3BA188" wp14:editId="69B0CAE6">
            <wp:extent cx="4690967" cy="5030723"/>
            <wp:effectExtent l="0" t="0" r="0" b="0"/>
            <wp:docPr id="2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2"/>
                    <a:srcRect/>
                    <a:stretch>
                      <a:fillRect/>
                    </a:stretch>
                  </pic:blipFill>
                  <pic:spPr>
                    <a:xfrm>
                      <a:off x="0" y="0"/>
                      <a:ext cx="4690967" cy="5030723"/>
                    </a:xfrm>
                    <a:prstGeom prst="rect">
                      <a:avLst/>
                    </a:prstGeom>
                    <a:ln/>
                  </pic:spPr>
                </pic:pic>
              </a:graphicData>
            </a:graphic>
          </wp:inline>
        </w:drawing>
      </w:r>
    </w:p>
    <w:p w14:paraId="3970DB1B" w14:textId="5B91DF7A" w:rsidR="00274316" w:rsidRDefault="00223C1A" w:rsidP="00223C1A">
      <w:pPr>
        <w:pStyle w:val="Caption"/>
        <w:jc w:val="center"/>
      </w:pPr>
      <w:bookmarkStart w:id="65" w:name="_Toc342304492"/>
      <w:r>
        <w:t xml:space="preserve">Figure </w:t>
      </w:r>
      <w:r w:rsidR="00D54EF1">
        <w:fldChar w:fldCharType="begin"/>
      </w:r>
      <w:r w:rsidR="00D54EF1">
        <w:instrText xml:space="preserve"> SEQ Figure \* ARABIC </w:instrText>
      </w:r>
      <w:r w:rsidR="00D54EF1">
        <w:fldChar w:fldCharType="separate"/>
      </w:r>
      <w:r w:rsidR="00142985">
        <w:rPr>
          <w:noProof/>
        </w:rPr>
        <w:t>14</w:t>
      </w:r>
      <w:r w:rsidR="00D54EF1">
        <w:rPr>
          <w:noProof/>
        </w:rPr>
        <w:fldChar w:fldCharType="end"/>
      </w:r>
      <w:r>
        <w:t xml:space="preserve"> - Action Contexts</w:t>
      </w:r>
      <w:bookmarkEnd w:id="65"/>
    </w:p>
    <w:p w14:paraId="41CE5EC5" w14:textId="77777777" w:rsidR="00274316" w:rsidRDefault="006728F8">
      <w:pPr>
        <w:pStyle w:val="normal0"/>
      </w:pPr>
      <w:r>
        <w:t>StatementTopic and StatementContext are attribute groups (VIRTUAL_CLUSTERs) and have the following characteristics:</w:t>
      </w:r>
    </w:p>
    <w:p w14:paraId="251690A6" w14:textId="77777777" w:rsidR="00274316" w:rsidRDefault="006728F8">
      <w:pPr>
        <w:pStyle w:val="normal0"/>
        <w:numPr>
          <w:ilvl w:val="0"/>
          <w:numId w:val="10"/>
        </w:numPr>
        <w:spacing w:after="0"/>
        <w:ind w:hanging="360"/>
      </w:pPr>
      <w:r>
        <w:t xml:space="preserve">They are reusable components, which can be assembled to form clinical statements. For instance, one can coordinate the Procedure statement topic with the Proposal statement context to represent a ProcedureProposal. The Procedure statement topic may also be paired with the Order statement context to create a ProcedureOrder statement. </w:t>
      </w:r>
    </w:p>
    <w:p w14:paraId="6DB7E50D" w14:textId="77777777" w:rsidR="00274316" w:rsidRDefault="006728F8">
      <w:pPr>
        <w:pStyle w:val="normal0"/>
        <w:numPr>
          <w:ilvl w:val="0"/>
          <w:numId w:val="10"/>
        </w:numPr>
        <w:spacing w:after="0"/>
        <w:ind w:hanging="360"/>
      </w:pPr>
      <w:r>
        <w:t>They represent groupings of attributes that are aligned with the SNOMED CT Concept Model. For instance, the Procedure statement topic is aligned with the SNOMED CT Procedure Concept Model. The Performance context aligns with the Situation with Explicit Context Concept (SWEC) Concept Model.</w:t>
      </w:r>
    </w:p>
    <w:p w14:paraId="42DB1F21" w14:textId="77777777" w:rsidR="00274316" w:rsidRDefault="006728F8">
      <w:pPr>
        <w:pStyle w:val="normal0"/>
        <w:numPr>
          <w:ilvl w:val="0"/>
          <w:numId w:val="10"/>
        </w:numPr>
        <w:spacing w:after="0"/>
        <w:ind w:hanging="360"/>
      </w:pPr>
      <w:r>
        <w:t xml:space="preserve">They provide for a mechanism to state presence or absence of a finding as well as performance or non-performance of an action. For instance, the pairing of the Procedure </w:t>
      </w:r>
      <w:r>
        <w:lastRenderedPageBreak/>
        <w:t>topic with the NonPerformance context allows for the expression of a procedure that was not performed.</w:t>
      </w:r>
    </w:p>
    <w:p w14:paraId="6B46151E" w14:textId="77777777" w:rsidR="00274316" w:rsidRDefault="00274316">
      <w:pPr>
        <w:pStyle w:val="normal0"/>
        <w:spacing w:after="0"/>
      </w:pPr>
    </w:p>
    <w:p w14:paraId="7AA521D2" w14:textId="77777777" w:rsidR="00274316" w:rsidRDefault="006728F8">
      <w:pPr>
        <w:pStyle w:val="normal0"/>
      </w:pPr>
      <w:r>
        <w:t>The CIMI ClinicalStatement pattern aligns with the SNOMED CT Situation with Explicit Context Concept Model as defined in the SNOMED CT Editorial Guide</w:t>
      </w:r>
      <w:r>
        <w:rPr>
          <w:vertAlign w:val="superscript"/>
        </w:rPr>
        <w:footnoteReference w:id="6"/>
      </w:r>
      <w:r>
        <w:t xml:space="preserve">. The attributes </w:t>
      </w:r>
      <w:proofErr w:type="gramStart"/>
      <w:r>
        <w:t>are  as</w:t>
      </w:r>
      <w:proofErr w:type="gramEnd"/>
      <w:r>
        <w:t xml:space="preserve"> follows:</w:t>
      </w:r>
    </w:p>
    <w:p w14:paraId="2C0F744B" w14:textId="77777777" w:rsidR="00274316" w:rsidRDefault="006728F8">
      <w:pPr>
        <w:pStyle w:val="normal0"/>
        <w:numPr>
          <w:ilvl w:val="0"/>
          <w:numId w:val="18"/>
        </w:numPr>
        <w:spacing w:after="0"/>
        <w:ind w:hanging="360"/>
      </w:pPr>
      <w:r>
        <w:t>The ClinicalStatement.topic attribute aligns with the SNOMED CT Concept Model attribute as follows:</w:t>
      </w:r>
    </w:p>
    <w:p w14:paraId="67ED3696" w14:textId="77777777" w:rsidR="00274316" w:rsidRDefault="006728F8">
      <w:pPr>
        <w:pStyle w:val="normal0"/>
        <w:numPr>
          <w:ilvl w:val="1"/>
          <w:numId w:val="18"/>
        </w:numPr>
        <w:spacing w:after="0"/>
        <w:ind w:hanging="360"/>
      </w:pPr>
      <w:r>
        <w:t>246090004 | Associated finding (attribute) | if the ClinicalStatement topic is a StatementTopic of type Finding.</w:t>
      </w:r>
    </w:p>
    <w:p w14:paraId="1254146D" w14:textId="77777777" w:rsidR="00274316" w:rsidRDefault="006728F8">
      <w:pPr>
        <w:pStyle w:val="normal0"/>
        <w:numPr>
          <w:ilvl w:val="1"/>
          <w:numId w:val="18"/>
        </w:numPr>
        <w:spacing w:after="0"/>
        <w:ind w:hanging="360"/>
      </w:pPr>
      <w:r>
        <w:t>363589002 | Associated procedure (attribute) | if the ClinicalStatement topic is a StatementTopic of type Act.</w:t>
      </w:r>
    </w:p>
    <w:p w14:paraId="3EA05DB5" w14:textId="77777777" w:rsidR="00274316" w:rsidRDefault="006728F8">
      <w:pPr>
        <w:pStyle w:val="normal0"/>
        <w:numPr>
          <w:ilvl w:val="0"/>
          <w:numId w:val="18"/>
        </w:numPr>
        <w:spacing w:after="0"/>
        <w:ind w:hanging="360"/>
      </w:pPr>
      <w:r>
        <w:t>The range of the topic (i.e., the attribute in the StatementTopic class that holds the topic concept</w:t>
      </w:r>
      <w:proofErr w:type="gramStart"/>
      <w:r>
        <w:t>)  is</w:t>
      </w:r>
      <w:proofErr w:type="gramEnd"/>
      <w:r>
        <w:t xml:space="preserve"> defined by the SNOMED CT Concept Model attribute range as follows:</w:t>
      </w:r>
    </w:p>
    <w:p w14:paraId="2937C6DE" w14:textId="77777777" w:rsidR="00274316" w:rsidRDefault="006728F8">
      <w:pPr>
        <w:pStyle w:val="normal0"/>
        <w:numPr>
          <w:ilvl w:val="1"/>
          <w:numId w:val="18"/>
        </w:numPr>
        <w:spacing w:after="0"/>
        <w:ind w:hanging="360"/>
      </w:pPr>
      <w:r>
        <w:t xml:space="preserve">The Associated procedure attribute has a range of Procedure </w:t>
      </w:r>
    </w:p>
    <w:p w14:paraId="5BD4EB85" w14:textId="77777777" w:rsidR="00274316" w:rsidRDefault="006728F8">
      <w:pPr>
        <w:pStyle w:val="normal0"/>
        <w:numPr>
          <w:ilvl w:val="1"/>
          <w:numId w:val="18"/>
        </w:numPr>
        <w:spacing w:after="0"/>
        <w:ind w:hanging="360"/>
      </w:pPr>
      <w:r>
        <w:t xml:space="preserve">The Associated Finding attribute has a range of </w:t>
      </w:r>
    </w:p>
    <w:p w14:paraId="125C21FD" w14:textId="77777777" w:rsidR="00274316" w:rsidRDefault="006728F8">
      <w:pPr>
        <w:pStyle w:val="normal0"/>
        <w:numPr>
          <w:ilvl w:val="2"/>
          <w:numId w:val="18"/>
        </w:numPr>
        <w:spacing w:after="0"/>
        <w:ind w:hanging="360"/>
      </w:pPr>
      <w:r>
        <w:t xml:space="preserve">Clinical Finding or Event if the topic is an Assertion </w:t>
      </w:r>
    </w:p>
    <w:p w14:paraId="7390A420" w14:textId="77777777" w:rsidR="00274316" w:rsidRDefault="006728F8">
      <w:pPr>
        <w:pStyle w:val="normal0"/>
        <w:numPr>
          <w:ilvl w:val="2"/>
          <w:numId w:val="18"/>
        </w:numPr>
        <w:spacing w:after="0"/>
        <w:ind w:hanging="360"/>
      </w:pPr>
      <w:proofErr w:type="gramStart"/>
      <w:r>
        <w:t>or</w:t>
      </w:r>
      <w:proofErr w:type="gramEnd"/>
      <w:r>
        <w:t xml:space="preserve"> Observable entity if the topic is an EvaluationResult.</w:t>
      </w:r>
    </w:p>
    <w:p w14:paraId="0EF548D4" w14:textId="77777777" w:rsidR="00274316" w:rsidRDefault="006728F8">
      <w:pPr>
        <w:pStyle w:val="normal0"/>
        <w:numPr>
          <w:ilvl w:val="0"/>
          <w:numId w:val="18"/>
        </w:numPr>
        <w:spacing w:after="0"/>
        <w:ind w:hanging="360"/>
      </w:pPr>
      <w:r>
        <w:t>The ClinicalStatement.context attribute aligns with the SNOMED CT Concept Model attribute as follows:</w:t>
      </w:r>
    </w:p>
    <w:p w14:paraId="72F7A163" w14:textId="77777777" w:rsidR="00274316" w:rsidRDefault="006728F8">
      <w:pPr>
        <w:pStyle w:val="normal0"/>
        <w:numPr>
          <w:ilvl w:val="1"/>
          <w:numId w:val="18"/>
        </w:numPr>
        <w:spacing w:after="0"/>
        <w:ind w:hanging="360"/>
      </w:pPr>
      <w:r>
        <w:t xml:space="preserve">408729009 | Finding context (attribute) | if the ClinicalStatement.topic is a StatementTopic of type Finding. </w:t>
      </w:r>
    </w:p>
    <w:p w14:paraId="20F751E5" w14:textId="77777777" w:rsidR="00274316" w:rsidRDefault="006728F8">
      <w:pPr>
        <w:pStyle w:val="normal0"/>
        <w:numPr>
          <w:ilvl w:val="1"/>
          <w:numId w:val="18"/>
        </w:numPr>
        <w:spacing w:after="0"/>
        <w:ind w:hanging="360"/>
      </w:pPr>
      <w:r>
        <w:t xml:space="preserve">408730004 | Procedure context (attribute) | if the ClinicalStatement.topic is of StatementTopic of type Act. </w:t>
      </w:r>
    </w:p>
    <w:p w14:paraId="4B0D8CA4" w14:textId="77777777" w:rsidR="00274316" w:rsidRDefault="006728F8">
      <w:pPr>
        <w:pStyle w:val="normal0"/>
        <w:numPr>
          <w:ilvl w:val="0"/>
          <w:numId w:val="18"/>
        </w:numPr>
        <w:spacing w:after="0"/>
        <w:ind w:hanging="360"/>
      </w:pPr>
      <w:r>
        <w:t>The range of the StatementContext.context attribute is defined by the SNOMED CT Concept Model as follows:</w:t>
      </w:r>
    </w:p>
    <w:p w14:paraId="61D9503C" w14:textId="77777777" w:rsidR="00274316" w:rsidRDefault="006728F8">
      <w:pPr>
        <w:pStyle w:val="normal0"/>
        <w:numPr>
          <w:ilvl w:val="1"/>
          <w:numId w:val="18"/>
        </w:numPr>
        <w:spacing w:after="0"/>
        <w:ind w:hanging="360"/>
      </w:pPr>
      <w:r>
        <w:t>“Finding context value” for the Finding context attribute.</w:t>
      </w:r>
    </w:p>
    <w:p w14:paraId="68E7F3C6" w14:textId="5DC6C625" w:rsidR="00274316" w:rsidRDefault="006728F8">
      <w:pPr>
        <w:pStyle w:val="normal0"/>
        <w:numPr>
          <w:ilvl w:val="1"/>
          <w:numId w:val="18"/>
        </w:numPr>
        <w:spacing w:after="0"/>
        <w:ind w:hanging="360"/>
      </w:pPr>
      <w:r>
        <w:t>“</w:t>
      </w:r>
      <w:r w:rsidR="005B7902">
        <w:t>Context values for actions” for</w:t>
      </w:r>
      <w:r>
        <w:t xml:space="preserve"> the Procedure context attribute.</w:t>
      </w:r>
    </w:p>
    <w:p w14:paraId="257FD4F0" w14:textId="77777777" w:rsidR="00274316" w:rsidRDefault="006728F8">
      <w:pPr>
        <w:pStyle w:val="normal0"/>
        <w:numPr>
          <w:ilvl w:val="0"/>
          <w:numId w:val="18"/>
        </w:numPr>
        <w:spacing w:after="0"/>
        <w:ind w:hanging="360"/>
      </w:pPr>
      <w:r>
        <w:t xml:space="preserve">The StatementContext.relationshipToSubject aligns with the SNOMED CT Concept Model attribute 408732007 | Subject relationship context (attribute) |. </w:t>
      </w:r>
    </w:p>
    <w:p w14:paraId="3418C525" w14:textId="77777777" w:rsidR="00274316" w:rsidRDefault="006728F8">
      <w:pPr>
        <w:pStyle w:val="normal0"/>
        <w:numPr>
          <w:ilvl w:val="0"/>
          <w:numId w:val="18"/>
        </w:numPr>
        <w:spacing w:after="0"/>
        <w:ind w:hanging="360"/>
        <w:contextualSpacing/>
      </w:pPr>
      <w:r>
        <w:t>The StatementContext.subjectOfInformation attribute is a PARTICIPATION whose type is constrained according to the range specified for the SNOMED CT concept model attribute 408732007 | Subject relationship context (attribute) |.</w:t>
      </w:r>
    </w:p>
    <w:p w14:paraId="354FDAA2" w14:textId="77777777" w:rsidR="00274316" w:rsidRDefault="006728F8">
      <w:pPr>
        <w:pStyle w:val="normal0"/>
        <w:numPr>
          <w:ilvl w:val="1"/>
          <w:numId w:val="18"/>
        </w:numPr>
        <w:spacing w:after="0"/>
        <w:ind w:hanging="360"/>
      </w:pPr>
      <w:r>
        <w:t>The range of Subject relationship context is Person.</w:t>
      </w:r>
    </w:p>
    <w:p w14:paraId="5383498C" w14:textId="77777777" w:rsidR="00274316" w:rsidRDefault="006728F8">
      <w:pPr>
        <w:pStyle w:val="normal0"/>
        <w:numPr>
          <w:ilvl w:val="0"/>
          <w:numId w:val="18"/>
        </w:numPr>
        <w:spacing w:after="0"/>
        <w:ind w:hanging="360"/>
      </w:pPr>
      <w:r>
        <w:t xml:space="preserve">The StatementContext.temporalContext aligns with the SNOMED CT Concept Model attribute 408731000 | Temporal context (attribute) |. </w:t>
      </w:r>
    </w:p>
    <w:p w14:paraId="6EA971BF" w14:textId="77777777" w:rsidR="00274316" w:rsidRDefault="006728F8">
      <w:pPr>
        <w:pStyle w:val="Heading3"/>
      </w:pPr>
      <w:bookmarkStart w:id="66" w:name="_2xcytpi" w:colFirst="0" w:colLast="0"/>
      <w:bookmarkStart w:id="67" w:name="_Toc342304446"/>
      <w:bookmarkEnd w:id="66"/>
      <w:r>
        <w:rPr>
          <w:rFonts w:ascii="Calibri" w:eastAsia="Calibri" w:hAnsi="Calibri" w:cs="Calibri"/>
        </w:rPr>
        <w:t>The CIMI Attribution/Provenance patterns</w:t>
      </w:r>
      <w:bookmarkEnd w:id="67"/>
    </w:p>
    <w:p w14:paraId="757DB02F" w14:textId="77777777" w:rsidR="00274316" w:rsidRDefault="006728F8">
      <w:pPr>
        <w:pStyle w:val="normal0"/>
      </w:pPr>
      <w:r>
        <w:t xml:space="preserve">In the CIMI model, </w:t>
      </w:r>
      <w:proofErr w:type="gramStart"/>
      <w:r>
        <w:t>provenance information is represented by the Attribution class</w:t>
      </w:r>
      <w:proofErr w:type="gramEnd"/>
      <w:r>
        <w:t xml:space="preserve">. The Attribution class provides a pattern for the capture of provenance information such as the </w:t>
      </w:r>
      <w:r>
        <w:rPr>
          <w:i/>
        </w:rPr>
        <w:t xml:space="preserve">what, who, when, </w:t>
      </w:r>
      <w:r>
        <w:rPr>
          <w:i/>
        </w:rPr>
        <w:lastRenderedPageBreak/>
        <w:t>where, why</w:t>
      </w:r>
      <w:r>
        <w:t xml:space="preserve">, and </w:t>
      </w:r>
      <w:r>
        <w:rPr>
          <w:i/>
        </w:rPr>
        <w:t>how</w:t>
      </w:r>
      <w:r>
        <w:t xml:space="preserve"> associated with a particular activity – e.g., provenance attributes about the verification of a clinical statement.</w:t>
      </w:r>
    </w:p>
    <w:p w14:paraId="71DCE864" w14:textId="77777777" w:rsidR="00274316" w:rsidRDefault="006728F8">
      <w:pPr>
        <w:pStyle w:val="normal0"/>
      </w:pPr>
      <w:r>
        <w:t>CIMI currently includes two attribution patterns:</w:t>
      </w:r>
    </w:p>
    <w:p w14:paraId="42CC4521" w14:textId="77777777" w:rsidR="00274316" w:rsidRDefault="006728F8">
      <w:pPr>
        <w:pStyle w:val="normal0"/>
        <w:numPr>
          <w:ilvl w:val="0"/>
          <w:numId w:val="32"/>
        </w:numPr>
        <w:spacing w:after="0"/>
        <w:ind w:hanging="360"/>
      </w:pPr>
      <w:r>
        <w:t>Attribution information as a part of the clinical statement – In this pattern, the ClinicalStatement pattern contains a number of attributes of type Attribution (e.g., ClinicalStatement.authored and ClinicalStatement.verified). This pattern provides a consistent way to capture attribution information that extends beyond simply the agent of an activity (e.g., the author). When attribution is part of the ClinicalStatement model, any change to the attribution for an activity will result in a version change.</w:t>
      </w:r>
    </w:p>
    <w:p w14:paraId="3184E61F" w14:textId="77777777" w:rsidR="00274316" w:rsidRDefault="006728F8">
      <w:pPr>
        <w:pStyle w:val="normal0"/>
        <w:numPr>
          <w:ilvl w:val="0"/>
          <w:numId w:val="32"/>
        </w:numPr>
        <w:spacing w:after="0"/>
        <w:ind w:hanging="360"/>
      </w:pPr>
      <w:r>
        <w:t>Attribution information that is external to the clinical statement - CIMI allows the capture of provenance information that is external to the clinical statement through the Provenance class. The provenance class includes the Attribution class and pointers to one or more clinical statements (the Provenance.target attribute). This pattern allows the modification of provenance information of a clinical statement without impacting its version.</w:t>
      </w:r>
    </w:p>
    <w:p w14:paraId="503A8800" w14:textId="77777777" w:rsidR="00223C1A" w:rsidRDefault="006728F8" w:rsidP="00223C1A">
      <w:pPr>
        <w:pStyle w:val="normal0"/>
        <w:keepNext/>
      </w:pPr>
      <w:r>
        <w:rPr>
          <w:noProof/>
        </w:rPr>
        <w:lastRenderedPageBreak/>
        <w:drawing>
          <wp:inline distT="114300" distB="114300" distL="114300" distR="114300" wp14:anchorId="3E64DA5B" wp14:editId="3E19B81D">
            <wp:extent cx="5314950" cy="6248400"/>
            <wp:effectExtent l="0" t="0" r="0" b="0"/>
            <wp:docPr id="2" name="image10.jpg" descr="Provenance.jpg"/>
            <wp:cNvGraphicFramePr/>
            <a:graphic xmlns:a="http://schemas.openxmlformats.org/drawingml/2006/main">
              <a:graphicData uri="http://schemas.openxmlformats.org/drawingml/2006/picture">
                <pic:pic xmlns:pic="http://schemas.openxmlformats.org/drawingml/2006/picture">
                  <pic:nvPicPr>
                    <pic:cNvPr id="0" name="image10.jpg" descr="Provenance.jpg"/>
                    <pic:cNvPicPr preferRelativeResize="0"/>
                  </pic:nvPicPr>
                  <pic:blipFill>
                    <a:blip r:embed="rId23"/>
                    <a:srcRect/>
                    <a:stretch>
                      <a:fillRect/>
                    </a:stretch>
                  </pic:blipFill>
                  <pic:spPr>
                    <a:xfrm>
                      <a:off x="0" y="0"/>
                      <a:ext cx="5314950" cy="6248400"/>
                    </a:xfrm>
                    <a:prstGeom prst="rect">
                      <a:avLst/>
                    </a:prstGeom>
                    <a:ln/>
                  </pic:spPr>
                </pic:pic>
              </a:graphicData>
            </a:graphic>
          </wp:inline>
        </w:drawing>
      </w:r>
    </w:p>
    <w:p w14:paraId="25FE04E3" w14:textId="5F2E074B" w:rsidR="00274316" w:rsidRDefault="00223C1A" w:rsidP="00223C1A">
      <w:pPr>
        <w:pStyle w:val="Caption"/>
        <w:jc w:val="center"/>
      </w:pPr>
      <w:bookmarkStart w:id="68" w:name="_Toc342304493"/>
      <w:r>
        <w:t xml:space="preserve">Figure </w:t>
      </w:r>
      <w:r w:rsidR="00D54EF1">
        <w:fldChar w:fldCharType="begin"/>
      </w:r>
      <w:r w:rsidR="00D54EF1">
        <w:instrText xml:space="preserve"> SEQ Figure \* ARABIC </w:instrText>
      </w:r>
      <w:r w:rsidR="00D54EF1">
        <w:fldChar w:fldCharType="separate"/>
      </w:r>
      <w:r w:rsidR="00142985">
        <w:rPr>
          <w:noProof/>
        </w:rPr>
        <w:t>15</w:t>
      </w:r>
      <w:r w:rsidR="00D54EF1">
        <w:rPr>
          <w:noProof/>
        </w:rPr>
        <w:fldChar w:fldCharType="end"/>
      </w:r>
      <w:r>
        <w:t xml:space="preserve"> - Provenance Patterns</w:t>
      </w:r>
      <w:bookmarkEnd w:id="68"/>
    </w:p>
    <w:p w14:paraId="1D0E3589" w14:textId="77777777" w:rsidR="00274316" w:rsidRDefault="006728F8">
      <w:pPr>
        <w:pStyle w:val="Heading3"/>
      </w:pPr>
      <w:bookmarkStart w:id="69" w:name="_1ci93xb" w:colFirst="0" w:colLast="0"/>
      <w:bookmarkStart w:id="70" w:name="_Toc342304447"/>
      <w:bookmarkEnd w:id="69"/>
      <w:r>
        <w:rPr>
          <w:rFonts w:ascii="Calibri" w:eastAsia="Calibri" w:hAnsi="Calibri" w:cs="Calibri"/>
        </w:rPr>
        <w:t>The CIMI Assertion and EvaluationResult Pattern</w:t>
      </w:r>
      <w:bookmarkEnd w:id="70"/>
    </w:p>
    <w:p w14:paraId="45287DAB" w14:textId="77777777" w:rsidR="00274316" w:rsidRDefault="006728F8">
      <w:pPr>
        <w:pStyle w:val="normal0"/>
      </w:pPr>
      <w:r>
        <w:t xml:space="preserve">At this time, CIMI defines two specialization of the Finding Statement Topic: Assertion and EvaluationResult. </w:t>
      </w:r>
    </w:p>
    <w:p w14:paraId="3D69EC1A" w14:textId="77777777" w:rsidR="00274316" w:rsidRDefault="006728F8">
      <w:pPr>
        <w:pStyle w:val="normal0"/>
      </w:pPr>
      <w:r>
        <w:t xml:space="preserve">The assertion model is used to capture information about a unary clinical finding, whereas the evaluation result model is used to capture a value ascertained about an observable. An evaluation result consists of an observed characteristic (sometimes referred to as ‘the question’) and a value for the observed characteristic (sometimes referred to as ‘the answer’). At this time, no </w:t>
      </w:r>
      <w:r>
        <w:lastRenderedPageBreak/>
        <w:t>specializations for Assertion have been provided but we anticipate that this model will be specialized in the future. Two specializations of Evaluation Result are provided in the reference model: LaboratoryTestResult and PhysicalEvaluationResult. From these, a number of core archetypes are provided such as QuantitativeLaboratoryTestResult and CodedLaboratoryTestResult. These archetypes constraint the result attribute of EvaluationResult to a QUANTITY and a CODED_TEXT respectively. Please refer to the archetypes for more examples of such constraints.</w:t>
      </w:r>
    </w:p>
    <w:p w14:paraId="23937943" w14:textId="77777777" w:rsidR="00274316" w:rsidRDefault="006728F8">
      <w:pPr>
        <w:pStyle w:val="normal0"/>
      </w:pPr>
      <w:r>
        <w:t>For more information on the proper usage of these classes, please refer to the Style Guide section below.</w:t>
      </w:r>
    </w:p>
    <w:p w14:paraId="6B9FD4AE" w14:textId="77777777" w:rsidR="00274316" w:rsidRDefault="006728F8">
      <w:pPr>
        <w:pStyle w:val="normal0"/>
      </w:pPr>
      <w:r>
        <w:t>Both models are shown below.</w:t>
      </w:r>
    </w:p>
    <w:p w14:paraId="6123DD7A" w14:textId="77777777" w:rsidR="00223C1A" w:rsidRDefault="006728F8" w:rsidP="00223C1A">
      <w:pPr>
        <w:pStyle w:val="normal0"/>
        <w:keepNext/>
      </w:pPr>
      <w:r>
        <w:rPr>
          <w:noProof/>
        </w:rPr>
        <w:drawing>
          <wp:inline distT="0" distB="0" distL="0" distR="0" wp14:anchorId="7BB90F51" wp14:editId="058D8E04">
            <wp:extent cx="4925033" cy="3884251"/>
            <wp:effectExtent l="0" t="0" r="0" b="0"/>
            <wp:docPr id="23"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24"/>
                    <a:srcRect/>
                    <a:stretch>
                      <a:fillRect/>
                    </a:stretch>
                  </pic:blipFill>
                  <pic:spPr>
                    <a:xfrm>
                      <a:off x="0" y="0"/>
                      <a:ext cx="4925033" cy="3884251"/>
                    </a:xfrm>
                    <a:prstGeom prst="rect">
                      <a:avLst/>
                    </a:prstGeom>
                    <a:ln/>
                  </pic:spPr>
                </pic:pic>
              </a:graphicData>
            </a:graphic>
          </wp:inline>
        </w:drawing>
      </w:r>
    </w:p>
    <w:p w14:paraId="6DAF1324" w14:textId="21E4B6F2" w:rsidR="00274316" w:rsidRDefault="00223C1A" w:rsidP="00223C1A">
      <w:pPr>
        <w:pStyle w:val="Caption"/>
        <w:jc w:val="center"/>
      </w:pPr>
      <w:bookmarkStart w:id="71" w:name="_Toc342304494"/>
      <w:r>
        <w:t xml:space="preserve">Figure </w:t>
      </w:r>
      <w:r w:rsidR="00D54EF1">
        <w:fldChar w:fldCharType="begin"/>
      </w:r>
      <w:r w:rsidR="00D54EF1">
        <w:instrText xml:space="preserve"> SEQ Figure \* ARABIC </w:instrText>
      </w:r>
      <w:r w:rsidR="00D54EF1">
        <w:fldChar w:fldCharType="separate"/>
      </w:r>
      <w:r w:rsidR="00142985">
        <w:rPr>
          <w:noProof/>
        </w:rPr>
        <w:t>16</w:t>
      </w:r>
      <w:r w:rsidR="00D54EF1">
        <w:rPr>
          <w:noProof/>
        </w:rPr>
        <w:fldChar w:fldCharType="end"/>
      </w:r>
      <w:r>
        <w:t xml:space="preserve"> - Assertion Statement Topic</w:t>
      </w:r>
      <w:bookmarkEnd w:id="71"/>
    </w:p>
    <w:p w14:paraId="35055D26" w14:textId="77777777" w:rsidR="00274316" w:rsidRDefault="006728F8">
      <w:pPr>
        <w:pStyle w:val="normal0"/>
        <w:keepNext/>
      </w:pPr>
      <w:r>
        <w:rPr>
          <w:noProof/>
        </w:rPr>
        <w:lastRenderedPageBreak/>
        <w:drawing>
          <wp:inline distT="0" distB="0" distL="0" distR="0" wp14:anchorId="228DDF09" wp14:editId="37B21CDC">
            <wp:extent cx="4923336" cy="4153696"/>
            <wp:effectExtent l="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25"/>
                    <a:srcRect/>
                    <a:stretch>
                      <a:fillRect/>
                    </a:stretch>
                  </pic:blipFill>
                  <pic:spPr>
                    <a:xfrm>
                      <a:off x="0" y="0"/>
                      <a:ext cx="4923336" cy="4153696"/>
                    </a:xfrm>
                    <a:prstGeom prst="rect">
                      <a:avLst/>
                    </a:prstGeom>
                    <a:ln/>
                  </pic:spPr>
                </pic:pic>
              </a:graphicData>
            </a:graphic>
          </wp:inline>
        </w:drawing>
      </w:r>
    </w:p>
    <w:p w14:paraId="29D358D7" w14:textId="77777777" w:rsidR="00274316" w:rsidRDefault="006728F8">
      <w:pPr>
        <w:pStyle w:val="normal0"/>
        <w:tabs>
          <w:tab w:val="right" w:pos="14580"/>
        </w:tabs>
        <w:spacing w:after="120" w:line="240" w:lineRule="auto"/>
        <w:jc w:val="center"/>
      </w:pPr>
      <w:r>
        <w:rPr>
          <w:b/>
          <w:sz w:val="20"/>
          <w:szCs w:val="20"/>
        </w:rPr>
        <w:t>Figure 14 – The EvaluationResult Statement Topics</w:t>
      </w:r>
    </w:p>
    <w:p w14:paraId="2C04085F" w14:textId="77777777" w:rsidR="00274316" w:rsidRDefault="006728F8">
      <w:pPr>
        <w:pStyle w:val="Heading3"/>
      </w:pPr>
      <w:bookmarkStart w:id="72" w:name="_3whwml4" w:colFirst="0" w:colLast="0"/>
      <w:bookmarkStart w:id="73" w:name="_Toc342304448"/>
      <w:bookmarkEnd w:id="72"/>
      <w:r>
        <w:rPr>
          <w:rFonts w:ascii="Calibri" w:eastAsia="Calibri" w:hAnsi="Calibri" w:cs="Calibri"/>
        </w:rPr>
        <w:t>The CIMI Procedure pattern</w:t>
      </w:r>
      <w:bookmarkEnd w:id="73"/>
    </w:p>
    <w:p w14:paraId="31C1FD4E" w14:textId="77777777" w:rsidR="00274316" w:rsidRDefault="006728F8">
      <w:pPr>
        <w:pStyle w:val="normal0"/>
      </w:pPr>
      <w:r>
        <w:t>As part of this submission, we include an example of the Act statement topic, namely Procedure and its specialization LaboratoryProcedure. Note that both models are incomplete at this time but serve as examples for clinical statements about actions and the expression of ‘negation’ patterns in CIMI (e.g., ProcedureNotPerformed is composed of the Procedure statement topic and the NonPerformance statement context).</w:t>
      </w:r>
    </w:p>
    <w:p w14:paraId="1B7F843C" w14:textId="77777777" w:rsidR="00223C1A" w:rsidRDefault="006728F8" w:rsidP="00223C1A">
      <w:pPr>
        <w:pStyle w:val="normal0"/>
        <w:keepNext/>
      </w:pPr>
      <w:r>
        <w:rPr>
          <w:noProof/>
        </w:rPr>
        <w:lastRenderedPageBreak/>
        <w:drawing>
          <wp:inline distT="0" distB="0" distL="0" distR="0" wp14:anchorId="4709ED6D" wp14:editId="62E64FB4">
            <wp:extent cx="5039008" cy="4185702"/>
            <wp:effectExtent l="0" t="0" r="0" b="0"/>
            <wp:docPr id="25"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6"/>
                    <a:srcRect/>
                    <a:stretch>
                      <a:fillRect/>
                    </a:stretch>
                  </pic:blipFill>
                  <pic:spPr>
                    <a:xfrm>
                      <a:off x="0" y="0"/>
                      <a:ext cx="5039008" cy="4185702"/>
                    </a:xfrm>
                    <a:prstGeom prst="rect">
                      <a:avLst/>
                    </a:prstGeom>
                    <a:ln/>
                  </pic:spPr>
                </pic:pic>
              </a:graphicData>
            </a:graphic>
          </wp:inline>
        </w:drawing>
      </w:r>
    </w:p>
    <w:p w14:paraId="7A1F562D" w14:textId="3CCA7D90" w:rsidR="00274316" w:rsidRDefault="00223C1A" w:rsidP="00223C1A">
      <w:pPr>
        <w:pStyle w:val="Caption"/>
        <w:jc w:val="center"/>
      </w:pPr>
      <w:bookmarkStart w:id="74" w:name="_Toc342304495"/>
      <w:r>
        <w:t xml:space="preserve">Figure </w:t>
      </w:r>
      <w:r w:rsidR="00D54EF1">
        <w:fldChar w:fldCharType="begin"/>
      </w:r>
      <w:r w:rsidR="00D54EF1">
        <w:instrText xml:space="preserve"> SEQ Figure \* ARABIC </w:instrText>
      </w:r>
      <w:r w:rsidR="00D54EF1">
        <w:fldChar w:fldCharType="separate"/>
      </w:r>
      <w:r w:rsidR="00142985">
        <w:rPr>
          <w:noProof/>
        </w:rPr>
        <w:t>17</w:t>
      </w:r>
      <w:r w:rsidR="00D54EF1">
        <w:rPr>
          <w:noProof/>
        </w:rPr>
        <w:fldChar w:fldCharType="end"/>
      </w:r>
      <w:r>
        <w:t xml:space="preserve"> - Action Topics</w:t>
      </w:r>
      <w:bookmarkEnd w:id="74"/>
    </w:p>
    <w:p w14:paraId="0BAF2099" w14:textId="77777777" w:rsidR="00274316" w:rsidRDefault="006728F8">
      <w:pPr>
        <w:pStyle w:val="Heading3"/>
      </w:pPr>
      <w:bookmarkStart w:id="75" w:name="_2bn6wsx" w:colFirst="0" w:colLast="0"/>
      <w:bookmarkStart w:id="76" w:name="_Toc342304449"/>
      <w:bookmarkEnd w:id="75"/>
      <w:r>
        <w:rPr>
          <w:rFonts w:ascii="Calibri" w:eastAsia="Calibri" w:hAnsi="Calibri" w:cs="Calibri"/>
        </w:rPr>
        <w:t>CIMI Data Structures</w:t>
      </w:r>
      <w:bookmarkEnd w:id="76"/>
    </w:p>
    <w:p w14:paraId="588244E1" w14:textId="0130939E" w:rsidR="00274316" w:rsidRDefault="006728F8">
      <w:pPr>
        <w:pStyle w:val="normal0"/>
      </w:pPr>
      <w:r>
        <w:t xml:space="preserve">CIMI Data Structures are reusable components that are derived from the CLUSTER supertype. They are used to define component structures necessary in the construction of CIMI patterns. Examples include structures such as Address, PartyName, BirthData, and so on. For more information on these structures, please refer to the diagrams below and to the CIMI </w:t>
      </w:r>
      <w:r w:rsidR="00ED6B40">
        <w:t>Reference</w:t>
      </w:r>
      <w:r>
        <w:t xml:space="preserve"> Model Specification.</w:t>
      </w:r>
    </w:p>
    <w:p w14:paraId="589C6C27" w14:textId="77777777" w:rsidR="00223C1A" w:rsidRDefault="006728F8" w:rsidP="00223C1A">
      <w:pPr>
        <w:pStyle w:val="Heading3"/>
      </w:pPr>
      <w:r>
        <w:rPr>
          <w:noProof/>
        </w:rPr>
        <w:lastRenderedPageBreak/>
        <w:drawing>
          <wp:inline distT="0" distB="0" distL="0" distR="0" wp14:anchorId="388C95D1" wp14:editId="045C3C36">
            <wp:extent cx="5036644" cy="6306967"/>
            <wp:effectExtent l="0" t="0" r="0" b="0"/>
            <wp:docPr id="2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7"/>
                    <a:srcRect/>
                    <a:stretch>
                      <a:fillRect/>
                    </a:stretch>
                  </pic:blipFill>
                  <pic:spPr>
                    <a:xfrm>
                      <a:off x="0" y="0"/>
                      <a:ext cx="5036644" cy="6306967"/>
                    </a:xfrm>
                    <a:prstGeom prst="rect">
                      <a:avLst/>
                    </a:prstGeom>
                    <a:ln/>
                  </pic:spPr>
                </pic:pic>
              </a:graphicData>
            </a:graphic>
          </wp:inline>
        </w:drawing>
      </w:r>
    </w:p>
    <w:p w14:paraId="18994787" w14:textId="50A5E8E9" w:rsidR="00274316" w:rsidRDefault="00223C1A" w:rsidP="00E478C5">
      <w:pPr>
        <w:pStyle w:val="Caption"/>
        <w:jc w:val="center"/>
      </w:pPr>
      <w:bookmarkStart w:id="77" w:name="_Toc342304496"/>
      <w:r>
        <w:t xml:space="preserve">Figure </w:t>
      </w:r>
      <w:r w:rsidR="00D54EF1">
        <w:fldChar w:fldCharType="begin"/>
      </w:r>
      <w:r w:rsidR="00D54EF1">
        <w:instrText xml:space="preserve"> SEQ Figure \* ARABIC </w:instrText>
      </w:r>
      <w:r w:rsidR="00D54EF1">
        <w:fldChar w:fldCharType="separate"/>
      </w:r>
      <w:r w:rsidR="00142985">
        <w:rPr>
          <w:noProof/>
        </w:rPr>
        <w:t>18</w:t>
      </w:r>
      <w:r w:rsidR="00D54EF1">
        <w:rPr>
          <w:noProof/>
        </w:rPr>
        <w:fldChar w:fldCharType="end"/>
      </w:r>
      <w:r>
        <w:t xml:space="preserve"> - Material Entities</w:t>
      </w:r>
      <w:bookmarkEnd w:id="77"/>
    </w:p>
    <w:p w14:paraId="402F1CBD" w14:textId="77777777" w:rsidR="00E478C5" w:rsidRDefault="006728F8" w:rsidP="00E478C5">
      <w:pPr>
        <w:pStyle w:val="Heading3"/>
      </w:pPr>
      <w:r>
        <w:rPr>
          <w:noProof/>
        </w:rPr>
        <w:lastRenderedPageBreak/>
        <w:drawing>
          <wp:inline distT="0" distB="0" distL="0" distR="0" wp14:anchorId="617E8974" wp14:editId="4E6C1CED">
            <wp:extent cx="5036186" cy="7441627"/>
            <wp:effectExtent l="0" t="0" r="0" b="0"/>
            <wp:docPr id="2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8"/>
                    <a:srcRect/>
                    <a:stretch>
                      <a:fillRect/>
                    </a:stretch>
                  </pic:blipFill>
                  <pic:spPr>
                    <a:xfrm>
                      <a:off x="0" y="0"/>
                      <a:ext cx="5036186" cy="7441627"/>
                    </a:xfrm>
                    <a:prstGeom prst="rect">
                      <a:avLst/>
                    </a:prstGeom>
                    <a:ln/>
                  </pic:spPr>
                </pic:pic>
              </a:graphicData>
            </a:graphic>
          </wp:inline>
        </w:drawing>
      </w:r>
    </w:p>
    <w:p w14:paraId="4F1D333C" w14:textId="385AFCA8" w:rsidR="00274316" w:rsidRDefault="00E478C5" w:rsidP="00E478C5">
      <w:pPr>
        <w:pStyle w:val="Caption"/>
        <w:jc w:val="center"/>
      </w:pPr>
      <w:bookmarkStart w:id="78" w:name="_Toc342304497"/>
      <w:r>
        <w:t xml:space="preserve">Figure </w:t>
      </w:r>
      <w:r w:rsidR="00D54EF1">
        <w:fldChar w:fldCharType="begin"/>
      </w:r>
      <w:r w:rsidR="00D54EF1">
        <w:instrText xml:space="preserve"> SEQ Figure \* ARABIC </w:instrText>
      </w:r>
      <w:r w:rsidR="00D54EF1">
        <w:fldChar w:fldCharType="separate"/>
      </w:r>
      <w:r w:rsidR="00142985">
        <w:rPr>
          <w:noProof/>
        </w:rPr>
        <w:t>19</w:t>
      </w:r>
      <w:r w:rsidR="00D54EF1">
        <w:rPr>
          <w:noProof/>
        </w:rPr>
        <w:fldChar w:fldCharType="end"/>
      </w:r>
      <w:r>
        <w:t xml:space="preserve"> - Other Data Structures</w:t>
      </w:r>
      <w:bookmarkEnd w:id="78"/>
    </w:p>
    <w:p w14:paraId="138FE6F9" w14:textId="77777777" w:rsidR="00E478C5" w:rsidRDefault="006728F8" w:rsidP="00E478C5">
      <w:pPr>
        <w:pStyle w:val="Heading3"/>
      </w:pPr>
      <w:r>
        <w:rPr>
          <w:noProof/>
        </w:rPr>
        <w:lastRenderedPageBreak/>
        <w:drawing>
          <wp:inline distT="0" distB="0" distL="0" distR="0" wp14:anchorId="249E9E9E" wp14:editId="7437EA2A">
            <wp:extent cx="5037183" cy="5570227"/>
            <wp:effectExtent l="0" t="0" r="0" b="0"/>
            <wp:docPr id="28"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9"/>
                    <a:srcRect/>
                    <a:stretch>
                      <a:fillRect/>
                    </a:stretch>
                  </pic:blipFill>
                  <pic:spPr>
                    <a:xfrm>
                      <a:off x="0" y="0"/>
                      <a:ext cx="5037183" cy="5570227"/>
                    </a:xfrm>
                    <a:prstGeom prst="rect">
                      <a:avLst/>
                    </a:prstGeom>
                    <a:ln/>
                  </pic:spPr>
                </pic:pic>
              </a:graphicData>
            </a:graphic>
          </wp:inline>
        </w:drawing>
      </w:r>
    </w:p>
    <w:p w14:paraId="694A881E" w14:textId="0CBE8001" w:rsidR="00274316" w:rsidRDefault="00E478C5" w:rsidP="00E478C5">
      <w:pPr>
        <w:pStyle w:val="Caption"/>
        <w:jc w:val="center"/>
      </w:pPr>
      <w:bookmarkStart w:id="79" w:name="_Toc342304498"/>
      <w:r>
        <w:t xml:space="preserve">Figure </w:t>
      </w:r>
      <w:r w:rsidR="00D54EF1">
        <w:fldChar w:fldCharType="begin"/>
      </w:r>
      <w:r w:rsidR="00D54EF1">
        <w:instrText xml:space="preserve"> SEQ Figure \* ARABIC </w:instrText>
      </w:r>
      <w:r w:rsidR="00D54EF1">
        <w:fldChar w:fldCharType="separate"/>
      </w:r>
      <w:r w:rsidR="00142985">
        <w:rPr>
          <w:noProof/>
        </w:rPr>
        <w:t>20</w:t>
      </w:r>
      <w:r w:rsidR="00D54EF1">
        <w:rPr>
          <w:noProof/>
        </w:rPr>
        <w:fldChar w:fldCharType="end"/>
      </w:r>
      <w:r>
        <w:t xml:space="preserve"> - Address Structures</w:t>
      </w:r>
      <w:bookmarkEnd w:id="79"/>
    </w:p>
    <w:p w14:paraId="75E9CA3C" w14:textId="77777777" w:rsidR="00E478C5" w:rsidRDefault="006728F8" w:rsidP="00E478C5">
      <w:pPr>
        <w:pStyle w:val="Heading3"/>
      </w:pPr>
      <w:r>
        <w:rPr>
          <w:noProof/>
        </w:rPr>
        <w:lastRenderedPageBreak/>
        <w:drawing>
          <wp:inline distT="0" distB="0" distL="0" distR="0" wp14:anchorId="201F3423" wp14:editId="681FE553">
            <wp:extent cx="4999723" cy="3658022"/>
            <wp:effectExtent l="0" t="0" r="0" b="0"/>
            <wp:docPr id="29"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30"/>
                    <a:srcRect/>
                    <a:stretch>
                      <a:fillRect/>
                    </a:stretch>
                  </pic:blipFill>
                  <pic:spPr>
                    <a:xfrm>
                      <a:off x="0" y="0"/>
                      <a:ext cx="4999723" cy="3658022"/>
                    </a:xfrm>
                    <a:prstGeom prst="rect">
                      <a:avLst/>
                    </a:prstGeom>
                    <a:ln/>
                  </pic:spPr>
                </pic:pic>
              </a:graphicData>
            </a:graphic>
          </wp:inline>
        </w:drawing>
      </w:r>
    </w:p>
    <w:p w14:paraId="4F0A9D1E" w14:textId="1DF06B8E" w:rsidR="00274316" w:rsidRDefault="00E478C5" w:rsidP="00E478C5">
      <w:pPr>
        <w:pStyle w:val="Caption"/>
        <w:jc w:val="center"/>
      </w:pPr>
      <w:bookmarkStart w:id="80" w:name="_Toc342304499"/>
      <w:r>
        <w:t xml:space="preserve">Figure </w:t>
      </w:r>
      <w:r w:rsidR="00D54EF1">
        <w:fldChar w:fldCharType="begin"/>
      </w:r>
      <w:r w:rsidR="00D54EF1">
        <w:instrText xml:space="preserve"> SEQ Figure \* ARABIC </w:instrText>
      </w:r>
      <w:r w:rsidR="00D54EF1">
        <w:fldChar w:fldCharType="separate"/>
      </w:r>
      <w:r w:rsidR="00142985">
        <w:rPr>
          <w:noProof/>
        </w:rPr>
        <w:t>21</w:t>
      </w:r>
      <w:r w:rsidR="00D54EF1">
        <w:rPr>
          <w:noProof/>
        </w:rPr>
        <w:fldChar w:fldCharType="end"/>
      </w:r>
      <w:r>
        <w:t xml:space="preserve"> - Party and Related Structures</w:t>
      </w:r>
      <w:bookmarkEnd w:id="80"/>
      <w:r w:rsidR="006728F8">
        <w:br w:type="page"/>
      </w:r>
    </w:p>
    <w:p w14:paraId="653A5C31" w14:textId="77777777" w:rsidR="00274316" w:rsidRDefault="006728F8">
      <w:pPr>
        <w:pStyle w:val="Heading3"/>
      </w:pPr>
      <w:bookmarkStart w:id="81" w:name="_mfk61wydapnd" w:colFirst="0" w:colLast="0"/>
      <w:bookmarkStart w:id="82" w:name="_Toc342304450"/>
      <w:bookmarkEnd w:id="81"/>
      <w:r>
        <w:rPr>
          <w:rFonts w:ascii="Calibri" w:eastAsia="Calibri" w:hAnsi="Calibri" w:cs="Calibri"/>
        </w:rPr>
        <w:lastRenderedPageBreak/>
        <w:t>Association Classes</w:t>
      </w:r>
      <w:bookmarkEnd w:id="82"/>
    </w:p>
    <w:p w14:paraId="0AEFAAE8" w14:textId="77777777" w:rsidR="00274316" w:rsidRDefault="006728F8">
      <w:pPr>
        <w:pStyle w:val="normal0"/>
      </w:pPr>
      <w:r>
        <w:t>The CIMI Clinical Reference Model module defines a number of association classes based on the ASSOCIATION_CLASS pattern described in the CIMI Core Reference Model module section of this document. Association classes allow the qualification of relationships and are useful when a relationship between a source and one or more targets specifies additional attributes. Examples of such association classes are the Justification and Interpretation classes, both of which derive from the ClinicalStatementAssociation class. The Association Class pattern is illustrated below:</w:t>
      </w:r>
    </w:p>
    <w:p w14:paraId="34A71D9A" w14:textId="77777777" w:rsidR="00E478C5" w:rsidRDefault="006728F8" w:rsidP="00E478C5">
      <w:pPr>
        <w:pStyle w:val="normal0"/>
        <w:keepNext/>
      </w:pPr>
      <w:r>
        <w:rPr>
          <w:noProof/>
        </w:rPr>
        <w:drawing>
          <wp:inline distT="114300" distB="114300" distL="114300" distR="114300" wp14:anchorId="2AAD8D5A" wp14:editId="5F147442">
            <wp:extent cx="5486400" cy="3454400"/>
            <wp:effectExtent l="0" t="0" r="0" b="0"/>
            <wp:docPr id="10" name="image28.jpg" descr="RelatedClinicalStatement.jpg"/>
            <wp:cNvGraphicFramePr/>
            <a:graphic xmlns:a="http://schemas.openxmlformats.org/drawingml/2006/main">
              <a:graphicData uri="http://schemas.openxmlformats.org/drawingml/2006/picture">
                <pic:pic xmlns:pic="http://schemas.openxmlformats.org/drawingml/2006/picture">
                  <pic:nvPicPr>
                    <pic:cNvPr id="0" name="image28.jpg" descr="RelatedClinicalStatement.jpg"/>
                    <pic:cNvPicPr preferRelativeResize="0"/>
                  </pic:nvPicPr>
                  <pic:blipFill>
                    <a:blip r:embed="rId31"/>
                    <a:srcRect/>
                    <a:stretch>
                      <a:fillRect/>
                    </a:stretch>
                  </pic:blipFill>
                  <pic:spPr>
                    <a:xfrm>
                      <a:off x="0" y="0"/>
                      <a:ext cx="5486400" cy="3454400"/>
                    </a:xfrm>
                    <a:prstGeom prst="rect">
                      <a:avLst/>
                    </a:prstGeom>
                    <a:ln/>
                  </pic:spPr>
                </pic:pic>
              </a:graphicData>
            </a:graphic>
          </wp:inline>
        </w:drawing>
      </w:r>
    </w:p>
    <w:p w14:paraId="277C375C" w14:textId="79378ED0" w:rsidR="00274316" w:rsidRDefault="00E478C5" w:rsidP="007D7D79">
      <w:pPr>
        <w:pStyle w:val="Caption"/>
        <w:jc w:val="center"/>
      </w:pPr>
      <w:bookmarkStart w:id="83" w:name="_Toc342304500"/>
      <w:r>
        <w:t xml:space="preserve">Figure </w:t>
      </w:r>
      <w:r w:rsidR="00D54EF1">
        <w:fldChar w:fldCharType="begin"/>
      </w:r>
      <w:r w:rsidR="00D54EF1">
        <w:instrText xml:space="preserve"> SEQ Figure \* ARABIC </w:instrText>
      </w:r>
      <w:r w:rsidR="00D54EF1">
        <w:fldChar w:fldCharType="separate"/>
      </w:r>
      <w:r w:rsidR="00142985">
        <w:rPr>
          <w:noProof/>
        </w:rPr>
        <w:t>22</w:t>
      </w:r>
      <w:r w:rsidR="00D54EF1">
        <w:rPr>
          <w:noProof/>
        </w:rPr>
        <w:fldChar w:fldCharType="end"/>
      </w:r>
      <w:r>
        <w:t xml:space="preserve"> - Association Class Specializations</w:t>
      </w:r>
      <w:bookmarkEnd w:id="83"/>
    </w:p>
    <w:p w14:paraId="63649D49" w14:textId="469638DF" w:rsidR="00274316" w:rsidRDefault="006728F8">
      <w:pPr>
        <w:pStyle w:val="normal0"/>
      </w:pPr>
      <w:r>
        <w:t xml:space="preserve">While the ASSOCIATION_CLASS in the Core Reference Model does not define a target attribute, it is expected that specializations of the class provide a target attribute for the subtype of locatable most appropriate for the use case. </w:t>
      </w:r>
      <w:r w:rsidR="000D5721">
        <w:t>This approach will be revisited when the CIMI Work Group adopts additional AML expressivity in the reference models.</w:t>
      </w:r>
    </w:p>
    <w:p w14:paraId="25F2E3B2" w14:textId="77777777" w:rsidR="00274316" w:rsidRDefault="006728F8" w:rsidP="00BA78CC">
      <w:pPr>
        <w:pStyle w:val="Heading1"/>
      </w:pPr>
      <w:bookmarkStart w:id="84" w:name="_qsh70q" w:colFirst="0" w:colLast="0"/>
      <w:bookmarkStart w:id="85" w:name="_Toc342304451"/>
      <w:bookmarkEnd w:id="84"/>
      <w:r>
        <w:t>An Introduction to CIMI Archetype Hierarchies</w:t>
      </w:r>
      <w:bookmarkEnd w:id="85"/>
    </w:p>
    <w:p w14:paraId="7215E5E6" w14:textId="77777777" w:rsidR="00274316" w:rsidRDefault="006728F8">
      <w:pPr>
        <w:pStyle w:val="normal0"/>
      </w:pPr>
      <w:r>
        <w:t>Cimi archetypes include complete “detailed clinical models” fit for use as well as their ancestors in a hierarchy of constraints. At the top of this hierarchy are CIMI top-level archetypes, from which all CIMI archetypes are derived.</w:t>
      </w:r>
    </w:p>
    <w:p w14:paraId="4D219846" w14:textId="77777777" w:rsidR="00274316" w:rsidRDefault="006728F8">
      <w:pPr>
        <w:pStyle w:val="normal0"/>
      </w:pPr>
      <w:r>
        <w:t>CIMI Top-Level archetypes define the following functions:</w:t>
      </w:r>
    </w:p>
    <w:p w14:paraId="00596D4A" w14:textId="77777777" w:rsidR="009A7AC9" w:rsidRDefault="009A7AC9" w:rsidP="009A7AC9">
      <w:pPr>
        <w:pStyle w:val="normal0"/>
        <w:numPr>
          <w:ilvl w:val="0"/>
          <w:numId w:val="28"/>
        </w:numPr>
        <w:ind w:hanging="360"/>
        <w:contextualSpacing/>
      </w:pPr>
      <w:r>
        <w:t>The top level structural and type constraints for all downstream archetypes</w:t>
      </w:r>
    </w:p>
    <w:p w14:paraId="1CDB88AD" w14:textId="77777777" w:rsidR="00274316" w:rsidRDefault="006728F8">
      <w:pPr>
        <w:pStyle w:val="normal0"/>
        <w:numPr>
          <w:ilvl w:val="0"/>
          <w:numId w:val="28"/>
        </w:numPr>
        <w:ind w:hanging="360"/>
        <w:contextualSpacing/>
      </w:pPr>
      <w:r>
        <w:t>The top level terminology constraints for all downstream archetypes</w:t>
      </w:r>
    </w:p>
    <w:p w14:paraId="6C4494AB" w14:textId="5EE7B3BF" w:rsidR="00274316" w:rsidRDefault="006728F8">
      <w:pPr>
        <w:pStyle w:val="normal0"/>
        <w:numPr>
          <w:ilvl w:val="0"/>
          <w:numId w:val="28"/>
        </w:numPr>
        <w:ind w:hanging="360"/>
        <w:contextualSpacing/>
      </w:pPr>
      <w:r>
        <w:lastRenderedPageBreak/>
        <w:t xml:space="preserve">The </w:t>
      </w:r>
      <w:proofErr w:type="gramStart"/>
      <w:r>
        <w:t>top level</w:t>
      </w:r>
      <w:proofErr w:type="gramEnd"/>
      <w:r>
        <w:t xml:space="preserve"> compositional patterns (through the use_archetype constraint statement) based on reference model patterns. In this way, top-level archetypes function as </w:t>
      </w:r>
      <w:r w:rsidR="009A7AC9">
        <w:t>‘</w:t>
      </w:r>
      <w:r>
        <w:t>templates</w:t>
      </w:r>
      <w:r w:rsidR="009A7AC9">
        <w:t>’</w:t>
      </w:r>
      <w:r>
        <w:t xml:space="preserve"> for downstream archetypes.</w:t>
      </w:r>
    </w:p>
    <w:p w14:paraId="1E085E1B" w14:textId="77777777" w:rsidR="00274316" w:rsidRDefault="006728F8">
      <w:pPr>
        <w:pStyle w:val="normal0"/>
      </w:pPr>
      <w:r>
        <w:t>Each archetype in a hierarchy is by definition consistent with all of its ancestors.</w:t>
      </w:r>
    </w:p>
    <w:p w14:paraId="420F008F" w14:textId="77777777" w:rsidR="00274316" w:rsidRDefault="006728F8">
      <w:pPr>
        <w:pStyle w:val="normal0"/>
      </w:pPr>
      <w:r>
        <w:t>In this section we introduce the archetype hierarchies and provide example archetypes for each of the functions described above.</w:t>
      </w:r>
    </w:p>
    <w:p w14:paraId="5495441E" w14:textId="77777777" w:rsidR="00274316" w:rsidRDefault="006728F8">
      <w:pPr>
        <w:pStyle w:val="Heading2"/>
      </w:pPr>
      <w:bookmarkStart w:id="86" w:name="_mhjwjk9mj8pr" w:colFirst="0" w:colLast="0"/>
      <w:bookmarkStart w:id="87" w:name="_Toc342304452"/>
      <w:bookmarkEnd w:id="86"/>
      <w:r>
        <w:rPr>
          <w:rFonts w:ascii="Calibri" w:eastAsia="Calibri" w:hAnsi="Calibri" w:cs="Calibri"/>
        </w:rPr>
        <w:t>Top Level CIMI Archetypes</w:t>
      </w:r>
      <w:bookmarkEnd w:id="87"/>
    </w:p>
    <w:p w14:paraId="7D630863" w14:textId="77777777" w:rsidR="00274316" w:rsidRDefault="006728F8">
      <w:pPr>
        <w:pStyle w:val="normal0"/>
      </w:pPr>
      <w:r>
        <w:t>For this submission, the following archetype hierarchies have been developed:</w:t>
      </w:r>
    </w:p>
    <w:p w14:paraId="5B45C7D5" w14:textId="77777777" w:rsidR="00274316" w:rsidRDefault="006728F8">
      <w:pPr>
        <w:pStyle w:val="Heading3"/>
      </w:pPr>
      <w:bookmarkStart w:id="88" w:name="_x96nhinezxal" w:colFirst="0" w:colLast="0"/>
      <w:bookmarkStart w:id="89" w:name="_Toc342304453"/>
      <w:bookmarkEnd w:id="88"/>
      <w:r>
        <w:rPr>
          <w:rFonts w:ascii="Calibri" w:eastAsia="Calibri" w:hAnsi="Calibri" w:cs="Calibri"/>
        </w:rPr>
        <w:t>The attribution archetype hierarchy</w:t>
      </w:r>
      <w:bookmarkEnd w:id="89"/>
    </w:p>
    <w:p w14:paraId="1F10189D" w14:textId="77777777" w:rsidR="00274316" w:rsidRDefault="006728F8">
      <w:pPr>
        <w:pStyle w:val="normal0"/>
      </w:pPr>
      <w:r>
        <w:t xml:space="preserve">The </w:t>
      </w:r>
      <w:r>
        <w:rPr>
          <w:b/>
          <w:i/>
        </w:rPr>
        <w:t>Attribution</w:t>
      </w:r>
      <w:r>
        <w:t xml:space="preserve"> hierarchy includes a number of specializations of the Attribution reference model pattern useful for archetype development and for capturing provenance information about activities. These include archetypes for the following activities: </w:t>
      </w:r>
      <w:r>
        <w:rPr>
          <w:i/>
        </w:rPr>
        <w:t xml:space="preserve">author, record, sign, </w:t>
      </w:r>
      <w:r>
        <w:t xml:space="preserve">and </w:t>
      </w:r>
      <w:r>
        <w:rPr>
          <w:i/>
        </w:rPr>
        <w:t>verify</w:t>
      </w:r>
      <w:r>
        <w:t xml:space="preserve"> which are referenced in clinical statement archetypes. These archetypes illustrate the </w:t>
      </w:r>
      <w:r>
        <w:rPr>
          <w:i/>
        </w:rPr>
        <w:t xml:space="preserve">use_archetype </w:t>
      </w:r>
      <w:r>
        <w:t xml:space="preserve">pattern, whereby an archetype can reference another archetype in its definition. </w:t>
      </w:r>
      <w:r>
        <w:rPr>
          <w:i/>
        </w:rPr>
        <w:t>Please note, however, that Attribution archetypes do not yet specify the required terminology bindings for coded attributes. These bindings will be addressed in a later submission.</w:t>
      </w:r>
    </w:p>
    <w:p w14:paraId="57E672B4" w14:textId="77777777" w:rsidR="00E478C5" w:rsidRDefault="006728F8" w:rsidP="00E478C5">
      <w:pPr>
        <w:pStyle w:val="normal0"/>
        <w:keepNext/>
      </w:pPr>
      <w:r>
        <w:rPr>
          <w:noProof/>
        </w:rPr>
        <w:drawing>
          <wp:inline distT="114300" distB="114300" distL="114300" distR="114300" wp14:anchorId="2EBCFB84" wp14:editId="2309D43E">
            <wp:extent cx="2952750" cy="159067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2952750" cy="1590675"/>
                    </a:xfrm>
                    <a:prstGeom prst="rect">
                      <a:avLst/>
                    </a:prstGeom>
                    <a:ln/>
                  </pic:spPr>
                </pic:pic>
              </a:graphicData>
            </a:graphic>
          </wp:inline>
        </w:drawing>
      </w:r>
    </w:p>
    <w:p w14:paraId="478CF788" w14:textId="0956250E" w:rsidR="00274316" w:rsidRDefault="00E478C5" w:rsidP="00E478C5">
      <w:pPr>
        <w:pStyle w:val="Caption"/>
      </w:pPr>
      <w:bookmarkStart w:id="90" w:name="_Toc342304501"/>
      <w:r>
        <w:t xml:space="preserve">Figure </w:t>
      </w:r>
      <w:r w:rsidR="00D54EF1">
        <w:fldChar w:fldCharType="begin"/>
      </w:r>
      <w:r w:rsidR="00D54EF1">
        <w:instrText xml:space="preserve"> SEQ Figure \* ARABIC </w:instrText>
      </w:r>
      <w:r w:rsidR="00D54EF1">
        <w:fldChar w:fldCharType="separate"/>
      </w:r>
      <w:r w:rsidR="00142985">
        <w:rPr>
          <w:noProof/>
        </w:rPr>
        <w:t>23</w:t>
      </w:r>
      <w:r w:rsidR="00D54EF1">
        <w:rPr>
          <w:noProof/>
        </w:rPr>
        <w:fldChar w:fldCharType="end"/>
      </w:r>
      <w:r>
        <w:t xml:space="preserve"> - Attribution Archetype Hierarchy</w:t>
      </w:r>
      <w:bookmarkEnd w:id="90"/>
    </w:p>
    <w:p w14:paraId="0600F49A" w14:textId="77777777" w:rsidR="00274316" w:rsidRDefault="006728F8">
      <w:pPr>
        <w:pStyle w:val="normal0"/>
      </w:pPr>
      <w:r>
        <w:t>The example below shows how the base clinical_statement archetype refines the reference model ClinicalStatement class by constraining the ClinicalStatement.authored attribute of type Attribution to those constraints specified by the author_action archetype:</w:t>
      </w:r>
    </w:p>
    <w:p w14:paraId="6DB46367" w14:textId="2D606DE4" w:rsidR="00274316" w:rsidRDefault="006728F8">
      <w:pPr>
        <w:pStyle w:val="normal0"/>
        <w:spacing w:after="0"/>
      </w:pPr>
      <w:proofErr w:type="gramStart"/>
      <w:r>
        <w:rPr>
          <w:rFonts w:ascii="Courier New" w:eastAsia="Courier New" w:hAnsi="Courier New" w:cs="Courier New"/>
          <w:sz w:val="20"/>
          <w:szCs w:val="20"/>
        </w:rPr>
        <w:t>archetype</w:t>
      </w:r>
      <w:proofErr w:type="gramEnd"/>
      <w:r>
        <w:rPr>
          <w:rFonts w:ascii="Courier New" w:eastAsia="Courier New" w:hAnsi="Courier New" w:cs="Courier New"/>
          <w:sz w:val="20"/>
          <w:szCs w:val="20"/>
        </w:rPr>
        <w:t xml:space="preserve"> (adl_version=</w:t>
      </w:r>
      <w:r w:rsidR="00FB63AD">
        <w:rPr>
          <w:rFonts w:ascii="Courier New" w:eastAsia="Courier New" w:hAnsi="Courier New" w:cs="Courier New"/>
          <w:sz w:val="20"/>
          <w:szCs w:val="20"/>
        </w:rPr>
        <w:t>2.0.6</w:t>
      </w:r>
      <w:r>
        <w:rPr>
          <w:rFonts w:ascii="Courier New" w:eastAsia="Courier New" w:hAnsi="Courier New" w:cs="Courier New"/>
          <w:sz w:val="20"/>
          <w:szCs w:val="20"/>
        </w:rPr>
        <w:t>; rm_release=2.0.2; generated)</w:t>
      </w:r>
    </w:p>
    <w:p w14:paraId="3C564DBF" w14:textId="77777777" w:rsidR="00274316" w:rsidRDefault="006728F8">
      <w:pPr>
        <w:pStyle w:val="normal0"/>
        <w:spacing w:after="0"/>
      </w:pPr>
      <w:r>
        <w:rPr>
          <w:rFonts w:ascii="Courier New" w:eastAsia="Courier New" w:hAnsi="Courier New" w:cs="Courier New"/>
          <w:sz w:val="20"/>
          <w:szCs w:val="20"/>
        </w:rPr>
        <w:t xml:space="preserve">  CIMI-CORE-ClinicalStatement.clinical_statement.v1.0.0</w:t>
      </w:r>
    </w:p>
    <w:p w14:paraId="55F15E72" w14:textId="77777777" w:rsidR="00274316" w:rsidRDefault="00274316">
      <w:pPr>
        <w:pStyle w:val="normal0"/>
        <w:spacing w:after="0"/>
      </w:pPr>
    </w:p>
    <w:p w14:paraId="27C10EE3" w14:textId="77777777" w:rsidR="00274316" w:rsidRDefault="006728F8">
      <w:pPr>
        <w:pStyle w:val="normal0"/>
        <w:spacing w:after="0" w:line="240" w:lineRule="auto"/>
      </w:pPr>
      <w:proofErr w:type="gramStart"/>
      <w:r>
        <w:rPr>
          <w:rFonts w:ascii="Courier New" w:eastAsia="Courier New" w:hAnsi="Courier New" w:cs="Courier New"/>
          <w:sz w:val="20"/>
          <w:szCs w:val="20"/>
        </w:rPr>
        <w:t>definition</w:t>
      </w:r>
      <w:proofErr w:type="gramEnd"/>
    </w:p>
    <w:p w14:paraId="3464DB47"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ClinicalStatement[</w:t>
      </w:r>
      <w:proofErr w:type="gramEnd"/>
      <w:r>
        <w:rPr>
          <w:rFonts w:ascii="Courier New" w:eastAsia="Courier New" w:hAnsi="Courier New" w:cs="Courier New"/>
          <w:sz w:val="20"/>
          <w:szCs w:val="20"/>
        </w:rPr>
        <w:t>id1] matches {</w:t>
      </w:r>
    </w:p>
    <w:p w14:paraId="1C3D1135"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6DC9CCA2"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i/>
          <w:color w:val="0000FF"/>
          <w:sz w:val="20"/>
          <w:szCs w:val="20"/>
        </w:rPr>
        <w:t>authored</w:t>
      </w:r>
      <w:proofErr w:type="gramEnd"/>
      <w:r>
        <w:rPr>
          <w:rFonts w:ascii="Courier New" w:eastAsia="Courier New" w:hAnsi="Courier New" w:cs="Courier New"/>
          <w:sz w:val="20"/>
          <w:szCs w:val="20"/>
        </w:rPr>
        <w:t xml:space="preserve"> matches {</w:t>
      </w:r>
    </w:p>
    <w:p w14:paraId="71BC4D66"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b/>
          <w:sz w:val="20"/>
          <w:szCs w:val="20"/>
        </w:rPr>
        <w:t>use</w:t>
      </w:r>
      <w:proofErr w:type="gramEnd"/>
      <w:r>
        <w:rPr>
          <w:rFonts w:ascii="Courier New" w:eastAsia="Courier New" w:hAnsi="Courier New" w:cs="Courier New"/>
          <w:b/>
          <w:sz w:val="20"/>
          <w:szCs w:val="20"/>
        </w:rPr>
        <w:t>_archetype</w:t>
      </w:r>
      <w:r>
        <w:rPr>
          <w:rFonts w:ascii="Courier New" w:eastAsia="Courier New" w:hAnsi="Courier New" w:cs="Courier New"/>
          <w:sz w:val="20"/>
          <w:szCs w:val="20"/>
        </w:rPr>
        <w:t xml:space="preserve"> </w:t>
      </w:r>
      <w:r>
        <w:rPr>
          <w:rFonts w:ascii="Courier New" w:eastAsia="Courier New" w:hAnsi="Courier New" w:cs="Courier New"/>
          <w:i/>
          <w:color w:val="0000FF"/>
          <w:sz w:val="20"/>
          <w:szCs w:val="20"/>
        </w:rPr>
        <w:t>Attribution</w:t>
      </w:r>
      <w:r>
        <w:rPr>
          <w:rFonts w:ascii="Courier New" w:eastAsia="Courier New" w:hAnsi="Courier New" w:cs="Courier New"/>
          <w:sz w:val="20"/>
          <w:szCs w:val="20"/>
        </w:rPr>
        <w:t xml:space="preserve"> [id8, </w:t>
      </w:r>
      <w:r>
        <w:rPr>
          <w:rFonts w:ascii="Courier New" w:eastAsia="Courier New" w:hAnsi="Courier New" w:cs="Courier New"/>
          <w:b/>
          <w:sz w:val="20"/>
          <w:szCs w:val="20"/>
        </w:rPr>
        <w:t>CIMI-CORE-Attribution.author_action.v1</w:t>
      </w:r>
      <w:r>
        <w:rPr>
          <w:rFonts w:ascii="Courier New" w:eastAsia="Courier New" w:hAnsi="Courier New" w:cs="Courier New"/>
          <w:sz w:val="20"/>
          <w:szCs w:val="20"/>
        </w:rPr>
        <w:t>]</w:t>
      </w:r>
    </w:p>
    <w:p w14:paraId="5FF2274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67D9DE47"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recorded</w:t>
      </w:r>
      <w:proofErr w:type="gramEnd"/>
      <w:r>
        <w:rPr>
          <w:rFonts w:ascii="Courier New" w:eastAsia="Courier New" w:hAnsi="Courier New" w:cs="Courier New"/>
          <w:sz w:val="20"/>
          <w:szCs w:val="20"/>
        </w:rPr>
        <w:t xml:space="preserve"> matches {</w:t>
      </w:r>
    </w:p>
    <w:p w14:paraId="2C3143ED" w14:textId="77777777" w:rsidR="00274316" w:rsidRDefault="006728F8">
      <w:pPr>
        <w:pStyle w:val="normal0"/>
        <w:spacing w:after="0" w:line="240" w:lineRule="auto"/>
      </w:pPr>
      <w:r>
        <w:rPr>
          <w:rFonts w:ascii="Courier New" w:eastAsia="Courier New" w:hAnsi="Courier New" w:cs="Courier New"/>
          <w:sz w:val="20"/>
          <w:szCs w:val="20"/>
        </w:rPr>
        <w:lastRenderedPageBreak/>
        <w:t xml:space="preserve">      </w:t>
      </w:r>
      <w:proofErr w:type="gramStart"/>
      <w:r>
        <w:rPr>
          <w:rFonts w:ascii="Courier New" w:eastAsia="Courier New" w:hAnsi="Courier New" w:cs="Courier New"/>
          <w:sz w:val="20"/>
          <w:szCs w:val="20"/>
        </w:rPr>
        <w:t>use</w:t>
      </w:r>
      <w:proofErr w:type="gramEnd"/>
      <w:r>
        <w:rPr>
          <w:rFonts w:ascii="Courier New" w:eastAsia="Courier New" w:hAnsi="Courier New" w:cs="Courier New"/>
          <w:sz w:val="20"/>
          <w:szCs w:val="20"/>
        </w:rPr>
        <w:t>_archetype Attribution [id9, CIMI-CORE-Attribution.record_action.v1]</w:t>
      </w:r>
    </w:p>
    <w:p w14:paraId="7907B7C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382267F2"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verified</w:t>
      </w:r>
      <w:proofErr w:type="gramEnd"/>
      <w:r>
        <w:rPr>
          <w:rFonts w:ascii="Courier New" w:eastAsia="Courier New" w:hAnsi="Courier New" w:cs="Courier New"/>
          <w:sz w:val="20"/>
          <w:szCs w:val="20"/>
        </w:rPr>
        <w:t xml:space="preserve"> matches {</w:t>
      </w:r>
    </w:p>
    <w:p w14:paraId="1AFA8529"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use</w:t>
      </w:r>
      <w:proofErr w:type="gramEnd"/>
      <w:r>
        <w:rPr>
          <w:rFonts w:ascii="Courier New" w:eastAsia="Courier New" w:hAnsi="Courier New" w:cs="Courier New"/>
          <w:sz w:val="20"/>
          <w:szCs w:val="20"/>
        </w:rPr>
        <w:t>_archetype Attribution [id10, CIMI-CORE-Attribution.verify_action.v1]</w:t>
      </w:r>
    </w:p>
    <w:p w14:paraId="17D32BFF"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1B4B8EA9"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signed</w:t>
      </w:r>
      <w:proofErr w:type="gramEnd"/>
      <w:r>
        <w:rPr>
          <w:rFonts w:ascii="Courier New" w:eastAsia="Courier New" w:hAnsi="Courier New" w:cs="Courier New"/>
          <w:sz w:val="20"/>
          <w:szCs w:val="20"/>
        </w:rPr>
        <w:t xml:space="preserve"> matches {</w:t>
      </w:r>
    </w:p>
    <w:p w14:paraId="3CACA5A3"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use</w:t>
      </w:r>
      <w:proofErr w:type="gramEnd"/>
      <w:r>
        <w:rPr>
          <w:rFonts w:ascii="Courier New" w:eastAsia="Courier New" w:hAnsi="Courier New" w:cs="Courier New"/>
          <w:sz w:val="20"/>
          <w:szCs w:val="20"/>
        </w:rPr>
        <w:t>_archetype Attribution [id11, CIMI-CORE-Attribution.sign_action.v1]</w:t>
      </w:r>
    </w:p>
    <w:p w14:paraId="465B398D"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34BBC02C"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cosigned</w:t>
      </w:r>
      <w:proofErr w:type="gramEnd"/>
      <w:r>
        <w:rPr>
          <w:rFonts w:ascii="Courier New" w:eastAsia="Courier New" w:hAnsi="Courier New" w:cs="Courier New"/>
          <w:sz w:val="20"/>
          <w:szCs w:val="20"/>
        </w:rPr>
        <w:t xml:space="preserve"> matches {</w:t>
      </w:r>
    </w:p>
    <w:p w14:paraId="21C82BAE"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use</w:t>
      </w:r>
      <w:proofErr w:type="gramEnd"/>
      <w:r>
        <w:rPr>
          <w:rFonts w:ascii="Courier New" w:eastAsia="Courier New" w:hAnsi="Courier New" w:cs="Courier New"/>
          <w:sz w:val="20"/>
          <w:szCs w:val="20"/>
        </w:rPr>
        <w:t>_archetype Attribution [id12, CIMI-CORE-Attribution.sign_action.v1]</w:t>
      </w:r>
    </w:p>
    <w:p w14:paraId="174087EF"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21AB8782"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4C7A5C18"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0D2BE4B5" w14:textId="77777777" w:rsidR="00274316" w:rsidRDefault="00274316">
      <w:pPr>
        <w:pStyle w:val="normal0"/>
      </w:pPr>
    </w:p>
    <w:p w14:paraId="67F19B04" w14:textId="77777777" w:rsidR="00274316" w:rsidRDefault="006728F8">
      <w:pPr>
        <w:pStyle w:val="Heading3"/>
      </w:pPr>
      <w:bookmarkStart w:id="91" w:name="_olh360h82k9u" w:colFirst="0" w:colLast="0"/>
      <w:bookmarkStart w:id="92" w:name="_Toc342304454"/>
      <w:bookmarkEnd w:id="91"/>
      <w:r>
        <w:rPr>
          <w:rFonts w:ascii="Calibri" w:eastAsia="Calibri" w:hAnsi="Calibri" w:cs="Calibri"/>
        </w:rPr>
        <w:t>The StatementContext hierarchy</w:t>
      </w:r>
      <w:bookmarkEnd w:id="92"/>
    </w:p>
    <w:p w14:paraId="3AD4C930" w14:textId="77777777" w:rsidR="00274316" w:rsidRDefault="006728F8">
      <w:pPr>
        <w:pStyle w:val="normal0"/>
      </w:pPr>
      <w:r>
        <w:t xml:space="preserve">The StatementContext hierarchy specializes CIMI clinical statement contexts in conformance with the SNOMED CT Situation with Explicit Context. This hierarchy has two branches: </w:t>
      </w:r>
    </w:p>
    <w:p w14:paraId="1036FD06" w14:textId="77777777" w:rsidR="00274316" w:rsidRDefault="006728F8">
      <w:pPr>
        <w:pStyle w:val="normal0"/>
        <w:numPr>
          <w:ilvl w:val="0"/>
          <w:numId w:val="13"/>
        </w:numPr>
        <w:ind w:hanging="360"/>
        <w:contextualSpacing/>
      </w:pPr>
      <w:r>
        <w:t xml:space="preserve">Specializations of the </w:t>
      </w:r>
      <w:r>
        <w:rPr>
          <w:i/>
        </w:rPr>
        <w:t>finding context</w:t>
      </w:r>
      <w:r>
        <w:t xml:space="preserve"> which include </w:t>
      </w:r>
      <w:r>
        <w:rPr>
          <w:i/>
        </w:rPr>
        <w:t>Goal, Risk, Absent,</w:t>
      </w:r>
      <w:r>
        <w:t xml:space="preserve"> and </w:t>
      </w:r>
      <w:r>
        <w:rPr>
          <w:i/>
        </w:rPr>
        <w:t>Known_Present.</w:t>
      </w:r>
    </w:p>
    <w:p w14:paraId="289586B4" w14:textId="77777777" w:rsidR="00274316" w:rsidRDefault="006728F8">
      <w:pPr>
        <w:pStyle w:val="normal0"/>
        <w:numPr>
          <w:ilvl w:val="0"/>
          <w:numId w:val="13"/>
        </w:numPr>
        <w:ind w:hanging="360"/>
        <w:contextualSpacing/>
      </w:pPr>
      <w:r>
        <w:t xml:space="preserve">Specializations of the </w:t>
      </w:r>
      <w:r>
        <w:rPr>
          <w:i/>
        </w:rPr>
        <w:t xml:space="preserve">action </w:t>
      </w:r>
      <w:proofErr w:type="gramStart"/>
      <w:r>
        <w:rPr>
          <w:i/>
        </w:rPr>
        <w:t>context</w:t>
      </w:r>
      <w:r>
        <w:t xml:space="preserve"> which</w:t>
      </w:r>
      <w:proofErr w:type="gramEnd"/>
      <w:r>
        <w:t xml:space="preserve"> include </w:t>
      </w:r>
      <w:r>
        <w:rPr>
          <w:i/>
        </w:rPr>
        <w:t>Non_Completion, Non_Performance, Order, Performance, Plan, Proposal, and Proposal against.</w:t>
      </w:r>
      <w:r>
        <w:t xml:space="preserve"> </w:t>
      </w:r>
    </w:p>
    <w:p w14:paraId="0B5D71B9" w14:textId="77777777" w:rsidR="00274316" w:rsidRDefault="006728F8">
      <w:pPr>
        <w:pStyle w:val="normal0"/>
      </w:pPr>
      <w:r>
        <w:t>Additional specializations of the statement_context archetype will be added over time.</w:t>
      </w:r>
    </w:p>
    <w:p w14:paraId="316F5F3B" w14:textId="77777777" w:rsidR="00E478C5" w:rsidRDefault="006728F8" w:rsidP="00E478C5">
      <w:pPr>
        <w:pStyle w:val="normal0"/>
        <w:keepNext/>
      </w:pPr>
      <w:r>
        <w:rPr>
          <w:noProof/>
        </w:rPr>
        <w:lastRenderedPageBreak/>
        <w:drawing>
          <wp:inline distT="114300" distB="114300" distL="114300" distR="114300" wp14:anchorId="4B200778" wp14:editId="26CB623C">
            <wp:extent cx="4714875" cy="39338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4714875" cy="3933825"/>
                    </a:xfrm>
                    <a:prstGeom prst="rect">
                      <a:avLst/>
                    </a:prstGeom>
                    <a:ln/>
                  </pic:spPr>
                </pic:pic>
              </a:graphicData>
            </a:graphic>
          </wp:inline>
        </w:drawing>
      </w:r>
    </w:p>
    <w:p w14:paraId="1AE080E1" w14:textId="6EE95960" w:rsidR="00274316" w:rsidRDefault="00E478C5" w:rsidP="007D7D79">
      <w:pPr>
        <w:pStyle w:val="Caption"/>
        <w:jc w:val="center"/>
      </w:pPr>
      <w:bookmarkStart w:id="93" w:name="_Toc342304502"/>
      <w:r>
        <w:t xml:space="preserve">Figure </w:t>
      </w:r>
      <w:r w:rsidR="00D54EF1">
        <w:fldChar w:fldCharType="begin"/>
      </w:r>
      <w:r w:rsidR="00D54EF1">
        <w:instrText xml:space="preserve"> SEQ Figure \* ARABIC </w:instrText>
      </w:r>
      <w:r w:rsidR="00D54EF1">
        <w:fldChar w:fldCharType="separate"/>
      </w:r>
      <w:r w:rsidR="00142985">
        <w:rPr>
          <w:noProof/>
        </w:rPr>
        <w:t>24</w:t>
      </w:r>
      <w:r w:rsidR="00D54EF1">
        <w:rPr>
          <w:noProof/>
        </w:rPr>
        <w:fldChar w:fldCharType="end"/>
      </w:r>
      <w:r>
        <w:t xml:space="preserve"> - Statement Context Archetype Hierarchies</w:t>
      </w:r>
      <w:bookmarkEnd w:id="93"/>
    </w:p>
    <w:p w14:paraId="31BCF3D5" w14:textId="242CA842" w:rsidR="00274316" w:rsidRDefault="006728F8">
      <w:pPr>
        <w:pStyle w:val="normal0"/>
      </w:pPr>
      <w:r>
        <w:t>Statement context archetypes promote a compositional (and reusable) approach for specifying the context of a clinical statement’s topic such as whether a finding was present or absent or an action performed or not performed (see Clinical Statement Pattern below). They also provide important attribution information</w:t>
      </w:r>
      <w:r w:rsidR="007D7D79">
        <w:t>,</w:t>
      </w:r>
      <w:r>
        <w:t xml:space="preserve"> which can be appropriately constrained in specializations. The statement_context </w:t>
      </w:r>
      <w:proofErr w:type="gramStart"/>
      <w:r>
        <w:t>archetype initially bind</w:t>
      </w:r>
      <w:proofErr w:type="gramEnd"/>
      <w:r>
        <w:t xml:space="preserve"> the meaning of StatementContext attributes to the corresponding SNOMED CT Situation With Explicit Context concept model attributes. It also defines </w:t>
      </w:r>
      <w:r w:rsidR="007D7D79">
        <w:t>high-level</w:t>
      </w:r>
      <w:r>
        <w:t xml:space="preserve"> range constraints for the </w:t>
      </w:r>
      <w:r>
        <w:rPr>
          <w:i/>
        </w:rPr>
        <w:t>context</w:t>
      </w:r>
      <w:r>
        <w:t xml:space="preserve"> attribute. The specializations of the statement_context archetype progressively constrain the set of allowable values for the </w:t>
      </w:r>
      <w:r>
        <w:rPr>
          <w:i/>
        </w:rPr>
        <w:t>context</w:t>
      </w:r>
      <w:r>
        <w:t xml:space="preserve"> attribute. For instance, the ActionContext specifies that the </w:t>
      </w:r>
      <w:r>
        <w:rPr>
          <w:i/>
        </w:rPr>
        <w:t xml:space="preserve">context </w:t>
      </w:r>
      <w:r>
        <w:t xml:space="preserve">attribute’s range must be a descendant of the concept </w:t>
      </w:r>
      <w:r>
        <w:rPr>
          <w:sz w:val="20"/>
          <w:szCs w:val="20"/>
          <w:highlight w:val="white"/>
        </w:rPr>
        <w:t>| Context values for actions | 288532009 (&lt;=)(&lt; Q). The Proposal archetype further constrains this range to a single code |</w:t>
      </w:r>
      <w:proofErr w:type="gramStart"/>
      <w:r>
        <w:rPr>
          <w:sz w:val="20"/>
          <w:szCs w:val="20"/>
          <w:highlight w:val="white"/>
        </w:rPr>
        <w:t>Under</w:t>
      </w:r>
      <w:proofErr w:type="gramEnd"/>
      <w:r>
        <w:rPr>
          <w:sz w:val="20"/>
          <w:szCs w:val="20"/>
          <w:highlight w:val="white"/>
        </w:rPr>
        <w:t xml:space="preserve"> consideration (qualifier value)| 385642001 (==).</w:t>
      </w:r>
    </w:p>
    <w:p w14:paraId="38E2FFC8" w14:textId="77777777" w:rsidR="00274316" w:rsidRDefault="006728F8">
      <w:pPr>
        <w:pStyle w:val="Heading3"/>
      </w:pPr>
      <w:bookmarkStart w:id="94" w:name="_2w5sp5y1f500" w:colFirst="0" w:colLast="0"/>
      <w:bookmarkStart w:id="95" w:name="_Toc342304455"/>
      <w:bookmarkEnd w:id="94"/>
      <w:r>
        <w:rPr>
          <w:rFonts w:ascii="Calibri" w:eastAsia="Calibri" w:hAnsi="Calibri" w:cs="Calibri"/>
        </w:rPr>
        <w:t>The Statement Topic Hierarchies</w:t>
      </w:r>
      <w:bookmarkEnd w:id="95"/>
    </w:p>
    <w:p w14:paraId="777B677B" w14:textId="074A4EFC" w:rsidR="00274316" w:rsidRDefault="006728F8">
      <w:pPr>
        <w:pStyle w:val="normal0"/>
      </w:pPr>
      <w:r>
        <w:t>The Statement Topic hierarchy will probably be the most active hierarchy in CIMI. The StatementTopic class and arch</w:t>
      </w:r>
      <w:r w:rsidR="007D7D79">
        <w:t>etype specializations represent</w:t>
      </w:r>
      <w:r>
        <w:t xml:space="preserve"> the core clinical expressivity of a domain. At this time, only a few specializations have been introduced. More will be added over time. They are listed below:</w:t>
      </w:r>
    </w:p>
    <w:p w14:paraId="543DD2FE" w14:textId="406A7751" w:rsidR="00274316" w:rsidRDefault="006728F8">
      <w:pPr>
        <w:pStyle w:val="normal0"/>
        <w:numPr>
          <w:ilvl w:val="0"/>
          <w:numId w:val="34"/>
        </w:numPr>
        <w:ind w:hanging="360"/>
        <w:contextualSpacing/>
      </w:pPr>
      <w:r>
        <w:t xml:space="preserve">The </w:t>
      </w:r>
      <w:r>
        <w:rPr>
          <w:b/>
          <w:i/>
        </w:rPr>
        <w:t>Act</w:t>
      </w:r>
      <w:r>
        <w:t xml:space="preserve"> archetype hierarchy introduces the </w:t>
      </w:r>
      <w:r w:rsidR="007D7D79">
        <w:t>top-level</w:t>
      </w:r>
      <w:r>
        <w:t xml:space="preserve"> archetype for procedures and is aligned with the SNOMED CT Procedure concept model. A specialization of Procedure, </w:t>
      </w:r>
      <w:r>
        <w:lastRenderedPageBreak/>
        <w:t>Laboratory_Procedure is included as an example of a procedure specialization though it remains underspecified at this time.</w:t>
      </w:r>
    </w:p>
    <w:p w14:paraId="62D4371C" w14:textId="213C4295" w:rsidR="00274316" w:rsidRDefault="006728F8">
      <w:pPr>
        <w:pStyle w:val="normal0"/>
        <w:numPr>
          <w:ilvl w:val="0"/>
          <w:numId w:val="34"/>
        </w:numPr>
        <w:ind w:hanging="360"/>
        <w:contextualSpacing/>
      </w:pPr>
      <w:r>
        <w:t xml:space="preserve">The </w:t>
      </w:r>
      <w:r>
        <w:rPr>
          <w:b/>
        </w:rPr>
        <w:t>Findings</w:t>
      </w:r>
      <w:r>
        <w:t xml:space="preserve"> </w:t>
      </w:r>
      <w:r w:rsidR="007D7D79">
        <w:t>archetype hierarchies introduce</w:t>
      </w:r>
      <w:r>
        <w:t xml:space="preserve"> two core specializations at this time: Assertion and EvaluationResult. EvaluationResult introduces two further specializations: Laboratory_Test_Result and Physical_Evaluation_Result. Additional specializations of PhysicalEvalutionResult have been added to illustrate the definition of archetype constraints in the context of a wound assessment. Please refer to the illustration below and to the archetype library for additional details.</w:t>
      </w:r>
    </w:p>
    <w:p w14:paraId="75FF07FB" w14:textId="77777777" w:rsidR="00E478C5" w:rsidRDefault="006728F8" w:rsidP="00E478C5">
      <w:pPr>
        <w:pStyle w:val="normal0"/>
        <w:keepNext/>
      </w:pPr>
      <w:r>
        <w:rPr>
          <w:noProof/>
        </w:rPr>
        <w:drawing>
          <wp:inline distT="114300" distB="114300" distL="114300" distR="114300" wp14:anchorId="638450E4" wp14:editId="66202466">
            <wp:extent cx="5476875" cy="3467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476875" cy="3467100"/>
                    </a:xfrm>
                    <a:prstGeom prst="rect">
                      <a:avLst/>
                    </a:prstGeom>
                    <a:ln/>
                  </pic:spPr>
                </pic:pic>
              </a:graphicData>
            </a:graphic>
          </wp:inline>
        </w:drawing>
      </w:r>
    </w:p>
    <w:p w14:paraId="0253090A" w14:textId="1D3D09EA" w:rsidR="00274316" w:rsidRDefault="00E478C5" w:rsidP="007D7D79">
      <w:pPr>
        <w:pStyle w:val="Caption"/>
        <w:jc w:val="center"/>
      </w:pPr>
      <w:bookmarkStart w:id="96" w:name="_Toc342304503"/>
      <w:r>
        <w:t xml:space="preserve">Figure </w:t>
      </w:r>
      <w:r w:rsidR="00D54EF1">
        <w:fldChar w:fldCharType="begin"/>
      </w:r>
      <w:r w:rsidR="00D54EF1">
        <w:instrText xml:space="preserve"> SEQ Figure \* ARABIC </w:instrText>
      </w:r>
      <w:r w:rsidR="00D54EF1">
        <w:fldChar w:fldCharType="separate"/>
      </w:r>
      <w:r w:rsidR="00142985">
        <w:rPr>
          <w:noProof/>
        </w:rPr>
        <w:t>25</w:t>
      </w:r>
      <w:r w:rsidR="00D54EF1">
        <w:rPr>
          <w:noProof/>
        </w:rPr>
        <w:fldChar w:fldCharType="end"/>
      </w:r>
      <w:r>
        <w:t xml:space="preserve"> - Top Level Statement Topic Hierarchies</w:t>
      </w:r>
      <w:bookmarkEnd w:id="96"/>
    </w:p>
    <w:p w14:paraId="468E6C45" w14:textId="77777777" w:rsidR="00274316" w:rsidRDefault="006728F8">
      <w:pPr>
        <w:pStyle w:val="Heading3"/>
      </w:pPr>
      <w:bookmarkStart w:id="97" w:name="_z3t2fhcg42ny" w:colFirst="0" w:colLast="0"/>
      <w:bookmarkStart w:id="98" w:name="_Toc342304456"/>
      <w:bookmarkEnd w:id="97"/>
      <w:r>
        <w:rPr>
          <w:rFonts w:ascii="Calibri" w:eastAsia="Calibri" w:hAnsi="Calibri" w:cs="Calibri"/>
        </w:rPr>
        <w:t>The Clinical Statement Hierarchies</w:t>
      </w:r>
      <w:bookmarkEnd w:id="98"/>
    </w:p>
    <w:p w14:paraId="60DC7047" w14:textId="77777777" w:rsidR="00274316" w:rsidRDefault="006728F8">
      <w:pPr>
        <w:pStyle w:val="normal0"/>
      </w:pPr>
      <w:r>
        <w:t>Archetype constraints on the ClinicalStatement reference model pattern form the core of the CIMI model. As part of this submission we include a number of illustrative though partially complete clinical statement archetypes. They fall into two main categories:</w:t>
      </w:r>
    </w:p>
    <w:p w14:paraId="03CC4324" w14:textId="77777777" w:rsidR="00274316" w:rsidRDefault="006728F8">
      <w:pPr>
        <w:pStyle w:val="normal0"/>
        <w:numPr>
          <w:ilvl w:val="0"/>
          <w:numId w:val="31"/>
        </w:numPr>
        <w:ind w:hanging="360"/>
        <w:contextualSpacing/>
      </w:pPr>
      <w:r>
        <w:t>Archetypes that support the wound assessment use case. They illustrate the use of archetypes to define panels and clinical statements about findings.</w:t>
      </w:r>
    </w:p>
    <w:p w14:paraId="4E386C68" w14:textId="77777777" w:rsidR="00274316" w:rsidRDefault="006728F8">
      <w:pPr>
        <w:pStyle w:val="normal0"/>
        <w:numPr>
          <w:ilvl w:val="0"/>
          <w:numId w:val="31"/>
        </w:numPr>
        <w:ind w:hanging="360"/>
        <w:contextualSpacing/>
      </w:pPr>
      <w:r>
        <w:t>Archetypes that illustrate the compositional nature of the ClinicalStatement pattern. Two examples are provided: ProcedureProposal and ProcedureNotPerformed.</w:t>
      </w:r>
    </w:p>
    <w:p w14:paraId="65A3B1B0" w14:textId="77777777" w:rsidR="00274316" w:rsidRDefault="006728F8">
      <w:pPr>
        <w:pStyle w:val="normal0"/>
      </w:pPr>
      <w:r>
        <w:t>The top-level clinical statement hierarchy is illustrated below:</w:t>
      </w:r>
    </w:p>
    <w:p w14:paraId="390B0D88" w14:textId="77777777" w:rsidR="00E478C5" w:rsidRDefault="006728F8" w:rsidP="00E478C5">
      <w:pPr>
        <w:pStyle w:val="normal0"/>
        <w:keepNext/>
      </w:pPr>
      <w:r>
        <w:rPr>
          <w:noProof/>
        </w:rPr>
        <w:lastRenderedPageBreak/>
        <w:drawing>
          <wp:inline distT="114300" distB="114300" distL="114300" distR="114300" wp14:anchorId="7A215AA2" wp14:editId="6C9EE32C">
            <wp:extent cx="5438775" cy="36385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438775" cy="3638550"/>
                    </a:xfrm>
                    <a:prstGeom prst="rect">
                      <a:avLst/>
                    </a:prstGeom>
                    <a:ln/>
                  </pic:spPr>
                </pic:pic>
              </a:graphicData>
            </a:graphic>
          </wp:inline>
        </w:drawing>
      </w:r>
    </w:p>
    <w:p w14:paraId="53E499F5" w14:textId="7EE26F3A" w:rsidR="00274316" w:rsidRDefault="00E478C5" w:rsidP="00AF6262">
      <w:pPr>
        <w:pStyle w:val="Caption"/>
        <w:jc w:val="center"/>
      </w:pPr>
      <w:bookmarkStart w:id="99" w:name="_Toc342304504"/>
      <w:r>
        <w:t xml:space="preserve">Figure </w:t>
      </w:r>
      <w:r w:rsidR="00D54EF1">
        <w:fldChar w:fldCharType="begin"/>
      </w:r>
      <w:r w:rsidR="00D54EF1">
        <w:instrText xml:space="preserve"> SEQ Figure \* ARABIC </w:instrText>
      </w:r>
      <w:r w:rsidR="00D54EF1">
        <w:fldChar w:fldCharType="separate"/>
      </w:r>
      <w:r w:rsidR="00142985">
        <w:rPr>
          <w:noProof/>
        </w:rPr>
        <w:t>26</w:t>
      </w:r>
      <w:r w:rsidR="00D54EF1">
        <w:rPr>
          <w:noProof/>
        </w:rPr>
        <w:fldChar w:fldCharType="end"/>
      </w:r>
      <w:r>
        <w:t xml:space="preserve"> - Top Level Indivisible Statement Hierarchies</w:t>
      </w:r>
      <w:bookmarkEnd w:id="99"/>
    </w:p>
    <w:p w14:paraId="03F330DD" w14:textId="77777777" w:rsidR="00274316" w:rsidRDefault="006728F8">
      <w:pPr>
        <w:pStyle w:val="normal0"/>
      </w:pPr>
      <w:r>
        <w:t>Examples of Compound Clinical Statements:</w:t>
      </w:r>
    </w:p>
    <w:p w14:paraId="642E762D" w14:textId="77777777" w:rsidR="00E478C5" w:rsidRDefault="006728F8" w:rsidP="00E478C5">
      <w:pPr>
        <w:pStyle w:val="normal0"/>
        <w:keepNext/>
      </w:pPr>
      <w:r>
        <w:rPr>
          <w:noProof/>
        </w:rPr>
        <w:drawing>
          <wp:inline distT="114300" distB="114300" distL="114300" distR="114300" wp14:anchorId="267E0599" wp14:editId="4BA986BD">
            <wp:extent cx="5000625" cy="223837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000625" cy="2238375"/>
                    </a:xfrm>
                    <a:prstGeom prst="rect">
                      <a:avLst/>
                    </a:prstGeom>
                    <a:ln/>
                  </pic:spPr>
                </pic:pic>
              </a:graphicData>
            </a:graphic>
          </wp:inline>
        </w:drawing>
      </w:r>
    </w:p>
    <w:p w14:paraId="23A62E22" w14:textId="0CCBD366" w:rsidR="00274316" w:rsidRDefault="00E478C5" w:rsidP="00AF6262">
      <w:pPr>
        <w:pStyle w:val="Caption"/>
        <w:jc w:val="center"/>
      </w:pPr>
      <w:bookmarkStart w:id="100" w:name="_Toc342304505"/>
      <w:r>
        <w:t xml:space="preserve">Figure </w:t>
      </w:r>
      <w:r w:rsidR="00D54EF1">
        <w:fldChar w:fldCharType="begin"/>
      </w:r>
      <w:r w:rsidR="00D54EF1">
        <w:instrText xml:space="preserve"> SEQ Figure \* ARABIC </w:instrText>
      </w:r>
      <w:r w:rsidR="00D54EF1">
        <w:fldChar w:fldCharType="separate"/>
      </w:r>
      <w:r w:rsidR="00142985">
        <w:rPr>
          <w:noProof/>
        </w:rPr>
        <w:t>27</w:t>
      </w:r>
      <w:r w:rsidR="00D54EF1">
        <w:rPr>
          <w:noProof/>
        </w:rPr>
        <w:fldChar w:fldCharType="end"/>
      </w:r>
      <w:r>
        <w:t xml:space="preserve"> - Top Level Compound Statement Hierarchies</w:t>
      </w:r>
      <w:bookmarkEnd w:id="100"/>
    </w:p>
    <w:p w14:paraId="39448965" w14:textId="02024196" w:rsidR="00274316" w:rsidRDefault="006728F8">
      <w:pPr>
        <w:pStyle w:val="normal0"/>
      </w:pPr>
      <w:r>
        <w:t xml:space="preserve">The action clinical statement archetype hierarchy is developed by progressively constraining the context of the </w:t>
      </w:r>
      <w:r w:rsidR="00AF6262">
        <w:t>c</w:t>
      </w:r>
      <w:r>
        <w:t>linical_</w:t>
      </w:r>
      <w:r w:rsidR="00AF6262">
        <w:t>s</w:t>
      </w:r>
      <w:r>
        <w:t>tatement core archetypes along the indivisible and compound clinical statement axes as shown below:</w:t>
      </w:r>
    </w:p>
    <w:p w14:paraId="4555768C" w14:textId="77777777" w:rsidR="00E478C5" w:rsidRDefault="006728F8" w:rsidP="00E478C5">
      <w:pPr>
        <w:pStyle w:val="normal0"/>
        <w:keepNext/>
      </w:pPr>
      <w:r>
        <w:rPr>
          <w:noProof/>
        </w:rPr>
        <w:lastRenderedPageBreak/>
        <w:drawing>
          <wp:inline distT="114300" distB="114300" distL="114300" distR="114300" wp14:anchorId="41A2D76D" wp14:editId="1F2F577A">
            <wp:extent cx="5267325" cy="3429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267325" cy="3429000"/>
                    </a:xfrm>
                    <a:prstGeom prst="rect">
                      <a:avLst/>
                    </a:prstGeom>
                    <a:ln/>
                  </pic:spPr>
                </pic:pic>
              </a:graphicData>
            </a:graphic>
          </wp:inline>
        </w:drawing>
      </w:r>
    </w:p>
    <w:p w14:paraId="1557C6A1" w14:textId="2BACE5E7" w:rsidR="00274316" w:rsidRDefault="00E478C5" w:rsidP="00AF6262">
      <w:pPr>
        <w:pStyle w:val="Caption"/>
        <w:jc w:val="center"/>
      </w:pPr>
      <w:bookmarkStart w:id="101" w:name="_Toc342304506"/>
      <w:r>
        <w:t xml:space="preserve">Figure </w:t>
      </w:r>
      <w:r w:rsidR="00D54EF1">
        <w:fldChar w:fldCharType="begin"/>
      </w:r>
      <w:r w:rsidR="00D54EF1">
        <w:instrText xml:space="preserve"> SEQ Figure \* ARABIC </w:instrText>
      </w:r>
      <w:r w:rsidR="00D54EF1">
        <w:fldChar w:fldCharType="separate"/>
      </w:r>
      <w:r w:rsidR="00142985">
        <w:rPr>
          <w:noProof/>
        </w:rPr>
        <w:t>28</w:t>
      </w:r>
      <w:r w:rsidR="00D54EF1">
        <w:rPr>
          <w:noProof/>
        </w:rPr>
        <w:fldChar w:fldCharType="end"/>
      </w:r>
      <w:r>
        <w:t xml:space="preserve"> - Act Clinical Statements</w:t>
      </w:r>
      <w:bookmarkEnd w:id="101"/>
    </w:p>
    <w:p w14:paraId="636BC748" w14:textId="77777777" w:rsidR="00274316" w:rsidRDefault="006728F8">
      <w:pPr>
        <w:pStyle w:val="normal0"/>
      </w:pPr>
      <w:r>
        <w:t>A similar approach is taken for clinical statements about findings:</w:t>
      </w:r>
    </w:p>
    <w:p w14:paraId="162DFF19" w14:textId="77777777" w:rsidR="00E478C5" w:rsidRDefault="006728F8" w:rsidP="00E478C5">
      <w:pPr>
        <w:pStyle w:val="normal0"/>
        <w:keepNext/>
      </w:pPr>
      <w:r>
        <w:rPr>
          <w:noProof/>
        </w:rPr>
        <w:lastRenderedPageBreak/>
        <w:drawing>
          <wp:inline distT="114300" distB="114300" distL="114300" distR="114300" wp14:anchorId="763BA5DB" wp14:editId="6956A7C9">
            <wp:extent cx="5486400" cy="5448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486400" cy="5448300"/>
                    </a:xfrm>
                    <a:prstGeom prst="rect">
                      <a:avLst/>
                    </a:prstGeom>
                    <a:ln/>
                  </pic:spPr>
                </pic:pic>
              </a:graphicData>
            </a:graphic>
          </wp:inline>
        </w:drawing>
      </w:r>
    </w:p>
    <w:p w14:paraId="38C90939" w14:textId="7BB4DB12" w:rsidR="00274316" w:rsidRDefault="00E478C5" w:rsidP="00AF6262">
      <w:pPr>
        <w:pStyle w:val="Caption"/>
        <w:jc w:val="center"/>
      </w:pPr>
      <w:bookmarkStart w:id="102" w:name="_Toc342304507"/>
      <w:r>
        <w:t xml:space="preserve">Figure </w:t>
      </w:r>
      <w:r w:rsidR="00D54EF1">
        <w:fldChar w:fldCharType="begin"/>
      </w:r>
      <w:r w:rsidR="00D54EF1">
        <w:instrText xml:space="preserve"> SEQ Figure \* ARABIC </w:instrText>
      </w:r>
      <w:r w:rsidR="00D54EF1">
        <w:fldChar w:fldCharType="separate"/>
      </w:r>
      <w:r w:rsidR="00142985">
        <w:rPr>
          <w:noProof/>
        </w:rPr>
        <w:t>29</w:t>
      </w:r>
      <w:r w:rsidR="00D54EF1">
        <w:rPr>
          <w:noProof/>
        </w:rPr>
        <w:fldChar w:fldCharType="end"/>
      </w:r>
      <w:r>
        <w:t xml:space="preserve"> - Finding Clinical Statements</w:t>
      </w:r>
      <w:bookmarkEnd w:id="102"/>
    </w:p>
    <w:p w14:paraId="1373910C" w14:textId="77777777" w:rsidR="00274316" w:rsidRDefault="006728F8">
      <w:pPr>
        <w:pStyle w:val="Heading3"/>
      </w:pPr>
      <w:bookmarkStart w:id="103" w:name="_sa38l39dj5lk" w:colFirst="0" w:colLast="0"/>
      <w:bookmarkStart w:id="104" w:name="_Toc342304457"/>
      <w:bookmarkEnd w:id="103"/>
      <w:r>
        <w:rPr>
          <w:rFonts w:ascii="Calibri" w:eastAsia="Calibri" w:hAnsi="Calibri" w:cs="Calibri"/>
        </w:rPr>
        <w:t>A Note About Other Cluster Archetype Hierarchies</w:t>
      </w:r>
      <w:bookmarkEnd w:id="104"/>
    </w:p>
    <w:p w14:paraId="53903BD2" w14:textId="77777777" w:rsidR="00274316" w:rsidRDefault="006728F8">
      <w:pPr>
        <w:pStyle w:val="normal0"/>
      </w:pPr>
      <w:r>
        <w:t>At this time, the StatementTopic and StatementContext hierarchies are the only two CLUSTER archetype hierarchies defined. In the future, archetypes will be developed for all reference model classes originating from CLUSTER.</w:t>
      </w:r>
    </w:p>
    <w:p w14:paraId="5F53C58C" w14:textId="77777777" w:rsidR="00274316" w:rsidRDefault="006728F8">
      <w:pPr>
        <w:pStyle w:val="normal0"/>
      </w:pPr>
      <w:r>
        <w:t>In the following sections, we elaborate on the functions of archetype hierarchies.</w:t>
      </w:r>
    </w:p>
    <w:p w14:paraId="2BCE7908" w14:textId="77777777" w:rsidR="00274316" w:rsidRDefault="006728F8">
      <w:pPr>
        <w:pStyle w:val="Heading2"/>
      </w:pPr>
      <w:bookmarkStart w:id="105" w:name="_dwzy2rfsmogm" w:colFirst="0" w:colLast="0"/>
      <w:bookmarkStart w:id="106" w:name="_Toc342304458"/>
      <w:bookmarkEnd w:id="105"/>
      <w:r>
        <w:rPr>
          <w:rFonts w:ascii="Calibri" w:eastAsia="Calibri" w:hAnsi="Calibri" w:cs="Calibri"/>
        </w:rPr>
        <w:t>Top Level Value Set Constraints</w:t>
      </w:r>
      <w:bookmarkEnd w:id="106"/>
    </w:p>
    <w:p w14:paraId="2B05F456" w14:textId="77777777" w:rsidR="00274316" w:rsidRDefault="006728F8">
      <w:pPr>
        <w:pStyle w:val="normal0"/>
      </w:pPr>
      <w:proofErr w:type="gramStart"/>
      <w:r>
        <w:t>Top level</w:t>
      </w:r>
      <w:proofErr w:type="gramEnd"/>
      <w:r>
        <w:t xml:space="preserve"> archetypes often constrain the range of coded attributes by binding them to intentionally defined value sets. For instance, the statement_context archetype constrains its </w:t>
      </w:r>
      <w:r>
        <w:rPr>
          <w:i/>
        </w:rPr>
        <w:t>context</w:t>
      </w:r>
      <w:r>
        <w:t xml:space="preserve"> attribute to the intentional value set resulting from the expression &lt; 288529006 |Context values (qualifier value)|. Any specialization of this archetype must define value set constraints on the </w:t>
      </w:r>
      <w:r>
        <w:rPr>
          <w:i/>
        </w:rPr>
        <w:t>context</w:t>
      </w:r>
      <w:r>
        <w:t xml:space="preserve"> </w:t>
      </w:r>
      <w:r>
        <w:lastRenderedPageBreak/>
        <w:t xml:space="preserve">attribute that are consistent with this intentional definition. That is, all downstream value set constraints must be subsets of the value set expansion that result from the evaluation of the above expression. The action_context archetype specifies the following constraint on the </w:t>
      </w:r>
      <w:r>
        <w:rPr>
          <w:i/>
        </w:rPr>
        <w:t>context</w:t>
      </w:r>
      <w:r>
        <w:t xml:space="preserve"> attribute: &lt; 288532009 |Context values for actions (qualifier value)|. The specified constraint is valid because the concept 288532009 is properly subsumed by the concept 288529006. In turn, the specialization </w:t>
      </w:r>
      <w:r>
        <w:rPr>
          <w:i/>
        </w:rPr>
        <w:t>proposal</w:t>
      </w:r>
      <w:r>
        <w:t xml:space="preserve"> of action_context further constrains the attribute </w:t>
      </w:r>
      <w:r>
        <w:rPr>
          <w:i/>
        </w:rPr>
        <w:t>context</w:t>
      </w:r>
      <w:r>
        <w:t xml:space="preserve"> to the following expression: = 385642001 |</w:t>
      </w:r>
      <w:proofErr w:type="gramStart"/>
      <w:r>
        <w:t>Under</w:t>
      </w:r>
      <w:proofErr w:type="gramEnd"/>
      <w:r>
        <w:t xml:space="preserve"> consideration (qualifier value)| (i.e., a value set consisting of a single code). This, too, is a valid constraint, since this one-code value set is subsumed by all parent value sets defined above it. This is illustrated below:</w:t>
      </w:r>
    </w:p>
    <w:p w14:paraId="3AAB7341" w14:textId="77777777" w:rsidR="00E478C5" w:rsidRDefault="006728F8" w:rsidP="00E478C5">
      <w:pPr>
        <w:pStyle w:val="normal0"/>
        <w:keepNext/>
        <w:jc w:val="center"/>
      </w:pPr>
      <w:r>
        <w:rPr>
          <w:noProof/>
        </w:rPr>
        <mc:AlternateContent>
          <mc:Choice Requires="wpg">
            <w:drawing>
              <wp:inline distT="114300" distB="114300" distL="114300" distR="114300" wp14:anchorId="3C6FB325" wp14:editId="24386637">
                <wp:extent cx="4414838" cy="3830773"/>
                <wp:effectExtent l="0" t="0" r="0" b="0"/>
                <wp:docPr id="32" name=""/>
                <wp:cNvGraphicFramePr/>
                <a:graphic xmlns:a="http://schemas.openxmlformats.org/drawingml/2006/main">
                  <a:graphicData uri="http://schemas.microsoft.com/office/word/2010/wordprocessingGroup">
                    <wpg:wgp>
                      <wpg:cNvGrpSpPr/>
                      <wpg:grpSpPr>
                        <a:xfrm>
                          <a:off x="0" y="0"/>
                          <a:ext cx="4414838" cy="3830773"/>
                          <a:chOff x="762000" y="-66800"/>
                          <a:chExt cx="4881525" cy="4307475"/>
                        </a:xfrm>
                      </wpg:grpSpPr>
                      <wps:wsp>
                        <wps:cNvPr id="35" name="Rounded Rectangle 35"/>
                        <wps:cNvSpPr/>
                        <wps:spPr>
                          <a:xfrm>
                            <a:off x="762000" y="4495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5F5AFED" w14:textId="77777777" w:rsidR="008D660F" w:rsidRDefault="008D660F">
                              <w:pPr>
                                <w:pStyle w:val="normal0"/>
                                <w:spacing w:after="0" w:line="240" w:lineRule="auto"/>
                                <w:jc w:val="center"/>
                                <w:textDirection w:val="btLr"/>
                              </w:pPr>
                              <w:proofErr w:type="gramStart"/>
                              <w:r>
                                <w:rPr>
                                  <w:rFonts w:ascii="Arial" w:eastAsia="Arial" w:hAnsi="Arial" w:cs="Arial"/>
                                  <w:sz w:val="28"/>
                                </w:rPr>
                                <w:t>statement</w:t>
                              </w:r>
                              <w:proofErr w:type="gramEnd"/>
                              <w:r>
                                <w:rPr>
                                  <w:rFonts w:ascii="Arial" w:eastAsia="Arial" w:hAnsi="Arial" w:cs="Arial"/>
                                  <w:sz w:val="28"/>
                                </w:rPr>
                                <w:t>_context</w:t>
                              </w:r>
                            </w:p>
                            <w:p w14:paraId="6D6B05EA" w14:textId="77777777" w:rsidR="008D660F" w:rsidRDefault="008D660F">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288529006  </w:t>
                              </w:r>
                            </w:p>
                          </w:txbxContent>
                        </wps:txbx>
                        <wps:bodyPr lIns="91425" tIns="91425" rIns="91425" bIns="91425" anchor="ctr" anchorCtr="0"/>
                      </wps:wsp>
                      <wps:wsp>
                        <wps:cNvPr id="36" name="Oval 36"/>
                        <wps:cNvSpPr/>
                        <wps:spPr>
                          <a:xfrm>
                            <a:off x="4383225" y="382962"/>
                            <a:ext cx="1234800" cy="1143000"/>
                          </a:xfrm>
                          <a:prstGeom prst="ellipse">
                            <a:avLst/>
                          </a:prstGeom>
                          <a:solidFill>
                            <a:srgbClr val="FFF2CC"/>
                          </a:solidFill>
                          <a:ln w="9525" cap="flat" cmpd="sng">
                            <a:solidFill>
                              <a:srgbClr val="000000"/>
                            </a:solidFill>
                            <a:prstDash val="solid"/>
                            <a:round/>
                            <a:headEnd type="none" w="med" len="med"/>
                            <a:tailEnd type="none" w="med" len="med"/>
                          </a:ln>
                        </wps:spPr>
                        <wps:txbx>
                          <w:txbxContent>
                            <w:p w14:paraId="42C39AA5" w14:textId="77777777" w:rsidR="008D660F" w:rsidRDefault="008D660F">
                              <w:pPr>
                                <w:pStyle w:val="normal0"/>
                                <w:spacing w:after="0" w:line="240" w:lineRule="auto"/>
                                <w:textDirection w:val="btLr"/>
                              </w:pPr>
                            </w:p>
                          </w:txbxContent>
                        </wps:txbx>
                        <wps:bodyPr lIns="91425" tIns="91425" rIns="91425" bIns="91425" anchor="ctr" anchorCtr="0"/>
                      </wps:wsp>
                      <wps:wsp>
                        <wps:cNvPr id="37" name="Rounded Rectangle 37"/>
                        <wps:cNvSpPr/>
                        <wps:spPr>
                          <a:xfrm>
                            <a:off x="762000" y="17830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4311DC0C" w14:textId="77777777" w:rsidR="008D660F" w:rsidRDefault="008D660F">
                              <w:pPr>
                                <w:pStyle w:val="normal0"/>
                                <w:spacing w:after="0" w:line="240" w:lineRule="auto"/>
                                <w:jc w:val="center"/>
                                <w:textDirection w:val="btLr"/>
                              </w:pPr>
                              <w:proofErr w:type="gramStart"/>
                              <w:r>
                                <w:rPr>
                                  <w:rFonts w:ascii="Arial" w:eastAsia="Arial" w:hAnsi="Arial" w:cs="Arial"/>
                                  <w:sz w:val="28"/>
                                </w:rPr>
                                <w:t>action</w:t>
                              </w:r>
                              <w:proofErr w:type="gramEnd"/>
                              <w:r>
                                <w:rPr>
                                  <w:rFonts w:ascii="Arial" w:eastAsia="Arial" w:hAnsi="Arial" w:cs="Arial"/>
                                  <w:sz w:val="28"/>
                                </w:rPr>
                                <w:t>_context</w:t>
                              </w:r>
                            </w:p>
                            <w:p w14:paraId="1F339892" w14:textId="77777777" w:rsidR="008D660F" w:rsidRDefault="008D660F">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288532009  </w:t>
                              </w:r>
                            </w:p>
                          </w:txbxContent>
                        </wps:txbx>
                        <wps:bodyPr lIns="91425" tIns="91425" rIns="91425" bIns="91425" anchor="ctr" anchorCtr="0"/>
                      </wps:wsp>
                      <wps:wsp>
                        <wps:cNvPr id="38" name="Rounded Rectangle 38"/>
                        <wps:cNvSpPr/>
                        <wps:spPr>
                          <a:xfrm>
                            <a:off x="762000" y="3230875"/>
                            <a:ext cx="2667000" cy="10098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8B026A0" w14:textId="77777777" w:rsidR="008D660F" w:rsidRDefault="008D660F">
                              <w:pPr>
                                <w:pStyle w:val="normal0"/>
                                <w:spacing w:after="0" w:line="240" w:lineRule="auto"/>
                                <w:jc w:val="center"/>
                                <w:textDirection w:val="btLr"/>
                              </w:pPr>
                              <w:proofErr w:type="gramStart"/>
                              <w:r>
                                <w:rPr>
                                  <w:rFonts w:ascii="Arial" w:eastAsia="Arial" w:hAnsi="Arial" w:cs="Arial"/>
                                  <w:sz w:val="28"/>
                                </w:rPr>
                                <w:t>proposal</w:t>
                              </w:r>
                              <w:proofErr w:type="gramEnd"/>
                            </w:p>
                            <w:p w14:paraId="38C68FD5" w14:textId="77777777" w:rsidR="008D660F" w:rsidRDefault="008D660F">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 385642001  </w:t>
                              </w:r>
                            </w:p>
                          </w:txbxContent>
                        </wps:txbx>
                        <wps:bodyPr lIns="91425" tIns="91425" rIns="91425" bIns="91425" anchor="ctr" anchorCtr="0"/>
                      </wps:wsp>
                      <wps:wsp>
                        <wps:cNvPr id="39" name="Straight Arrow Connector 39"/>
                        <wps:cNvCnPr/>
                        <wps:spPr>
                          <a:xfrm rot="10800000">
                            <a:off x="2095500" y="1459375"/>
                            <a:ext cx="0" cy="323700"/>
                          </a:xfrm>
                          <a:prstGeom prst="straightConnector1">
                            <a:avLst/>
                          </a:prstGeom>
                          <a:noFill/>
                          <a:ln w="9525" cap="flat" cmpd="sng">
                            <a:solidFill>
                              <a:srgbClr val="000000"/>
                            </a:solidFill>
                            <a:prstDash val="solid"/>
                            <a:round/>
                            <a:headEnd type="none" w="lg" len="lg"/>
                            <a:tailEnd type="triangle" w="lg" len="lg"/>
                          </a:ln>
                        </wps:spPr>
                        <wps:bodyPr/>
                      </wps:wsp>
                      <wps:wsp>
                        <wps:cNvPr id="40" name="Straight Arrow Connector 40"/>
                        <wps:cNvCnPr/>
                        <wps:spPr>
                          <a:xfrm rot="10800000">
                            <a:off x="2095500" y="2792875"/>
                            <a:ext cx="0" cy="438000"/>
                          </a:xfrm>
                          <a:prstGeom prst="straightConnector1">
                            <a:avLst/>
                          </a:prstGeom>
                          <a:noFill/>
                          <a:ln w="9525" cap="flat" cmpd="sng">
                            <a:solidFill>
                              <a:srgbClr val="000000"/>
                            </a:solidFill>
                            <a:prstDash val="solid"/>
                            <a:round/>
                            <a:headEnd type="none" w="lg" len="lg"/>
                            <a:tailEnd type="triangle" w="lg" len="lg"/>
                          </a:ln>
                        </wps:spPr>
                        <wps:bodyPr/>
                      </wps:wsp>
                      <wps:wsp>
                        <wps:cNvPr id="41" name="Oval 41"/>
                        <wps:cNvSpPr/>
                        <wps:spPr>
                          <a:xfrm>
                            <a:off x="4357725" y="1645122"/>
                            <a:ext cx="1285800" cy="1190400"/>
                          </a:xfrm>
                          <a:prstGeom prst="ellipse">
                            <a:avLst/>
                          </a:prstGeom>
                          <a:solidFill>
                            <a:srgbClr val="FFF2CC"/>
                          </a:solidFill>
                          <a:ln w="9525" cap="flat" cmpd="sng">
                            <a:solidFill>
                              <a:srgbClr val="000000"/>
                            </a:solidFill>
                            <a:prstDash val="dash"/>
                            <a:round/>
                            <a:headEnd type="none" w="med" len="med"/>
                            <a:tailEnd type="none" w="med" len="med"/>
                          </a:ln>
                        </wps:spPr>
                        <wps:txbx>
                          <w:txbxContent>
                            <w:p w14:paraId="7B15F943" w14:textId="77777777" w:rsidR="008D660F" w:rsidRDefault="008D660F">
                              <w:pPr>
                                <w:pStyle w:val="normal0"/>
                                <w:spacing w:after="0" w:line="240" w:lineRule="auto"/>
                                <w:textDirection w:val="btLr"/>
                              </w:pPr>
                            </w:p>
                          </w:txbxContent>
                        </wps:txbx>
                        <wps:bodyPr lIns="91425" tIns="91425" rIns="91425" bIns="91425" anchor="ctr" anchorCtr="0"/>
                      </wps:wsp>
                      <wps:wsp>
                        <wps:cNvPr id="42" name="Oval 42"/>
                        <wps:cNvSpPr/>
                        <wps:spPr>
                          <a:xfrm>
                            <a:off x="4357725" y="2954647"/>
                            <a:ext cx="1285800" cy="1190400"/>
                          </a:xfrm>
                          <a:prstGeom prst="ellipse">
                            <a:avLst/>
                          </a:prstGeom>
                          <a:solidFill>
                            <a:srgbClr val="FFF2CC"/>
                          </a:solidFill>
                          <a:ln w="9525" cap="flat" cmpd="sng">
                            <a:solidFill>
                              <a:srgbClr val="000000"/>
                            </a:solidFill>
                            <a:prstDash val="dash"/>
                            <a:round/>
                            <a:headEnd type="none" w="med" len="med"/>
                            <a:tailEnd type="none" w="med" len="med"/>
                          </a:ln>
                        </wps:spPr>
                        <wps:txbx>
                          <w:txbxContent>
                            <w:p w14:paraId="03FD5335" w14:textId="77777777" w:rsidR="008D660F" w:rsidRDefault="008D660F">
                              <w:pPr>
                                <w:pStyle w:val="normal0"/>
                                <w:spacing w:after="0" w:line="240" w:lineRule="auto"/>
                                <w:textDirection w:val="btLr"/>
                              </w:pPr>
                            </w:p>
                          </w:txbxContent>
                        </wps:txbx>
                        <wps:bodyPr lIns="91425" tIns="91425" rIns="91425" bIns="91425" anchor="ctr" anchorCtr="0"/>
                      </wps:wsp>
                      <wps:wsp>
                        <wps:cNvPr id="43" name="Oval 43"/>
                        <wps:cNvSpPr/>
                        <wps:spPr>
                          <a:xfrm>
                            <a:off x="4714875" y="2021275"/>
                            <a:ext cx="571500" cy="533400"/>
                          </a:xfrm>
                          <a:prstGeom prst="ellipse">
                            <a:avLst/>
                          </a:prstGeom>
                          <a:solidFill>
                            <a:srgbClr val="FFD966"/>
                          </a:solidFill>
                          <a:ln w="9525" cap="flat" cmpd="sng">
                            <a:solidFill>
                              <a:srgbClr val="000000"/>
                            </a:solidFill>
                            <a:prstDash val="solid"/>
                            <a:round/>
                            <a:headEnd type="none" w="med" len="med"/>
                            <a:tailEnd type="none" w="med" len="med"/>
                          </a:ln>
                        </wps:spPr>
                        <wps:txbx>
                          <w:txbxContent>
                            <w:p w14:paraId="1713B7C6" w14:textId="77777777" w:rsidR="008D660F" w:rsidRDefault="008D660F">
                              <w:pPr>
                                <w:pStyle w:val="normal0"/>
                                <w:spacing w:after="0" w:line="240" w:lineRule="auto"/>
                                <w:textDirection w:val="btLr"/>
                              </w:pPr>
                            </w:p>
                          </w:txbxContent>
                        </wps:txbx>
                        <wps:bodyPr lIns="91425" tIns="91425" rIns="91425" bIns="91425" anchor="ctr" anchorCtr="0"/>
                      </wps:wsp>
                      <wps:wsp>
                        <wps:cNvPr id="44" name="Oval 44"/>
                        <wps:cNvSpPr/>
                        <wps:spPr>
                          <a:xfrm>
                            <a:off x="4776825" y="3415375"/>
                            <a:ext cx="571500" cy="533400"/>
                          </a:xfrm>
                          <a:prstGeom prst="ellipse">
                            <a:avLst/>
                          </a:prstGeom>
                          <a:solidFill>
                            <a:srgbClr val="FFD966"/>
                          </a:solidFill>
                          <a:ln w="9525" cap="flat" cmpd="sng">
                            <a:solidFill>
                              <a:srgbClr val="000000"/>
                            </a:solidFill>
                            <a:prstDash val="dash"/>
                            <a:round/>
                            <a:headEnd type="none" w="med" len="med"/>
                            <a:tailEnd type="none" w="med" len="med"/>
                          </a:ln>
                        </wps:spPr>
                        <wps:txbx>
                          <w:txbxContent>
                            <w:p w14:paraId="78EE7C6D" w14:textId="77777777" w:rsidR="008D660F" w:rsidRDefault="008D660F">
                              <w:pPr>
                                <w:pStyle w:val="normal0"/>
                                <w:spacing w:after="0" w:line="240" w:lineRule="auto"/>
                                <w:textDirection w:val="btLr"/>
                              </w:pPr>
                            </w:p>
                          </w:txbxContent>
                        </wps:txbx>
                        <wps:bodyPr lIns="91425" tIns="91425" rIns="91425" bIns="91425" anchor="ctr" anchorCtr="0"/>
                      </wps:wsp>
                      <wps:wsp>
                        <wps:cNvPr id="45" name="Oval 45"/>
                        <wps:cNvSpPr/>
                        <wps:spPr>
                          <a:xfrm>
                            <a:off x="4981575" y="3659575"/>
                            <a:ext cx="162000" cy="152400"/>
                          </a:xfrm>
                          <a:prstGeom prst="ellipse">
                            <a:avLst/>
                          </a:prstGeom>
                          <a:solidFill>
                            <a:srgbClr val="CFE2F3"/>
                          </a:solidFill>
                          <a:ln w="9525" cap="flat" cmpd="sng">
                            <a:solidFill>
                              <a:srgbClr val="000000"/>
                            </a:solidFill>
                            <a:prstDash val="solid"/>
                            <a:round/>
                            <a:headEnd type="none" w="med" len="med"/>
                            <a:tailEnd type="none" w="med" len="med"/>
                          </a:ln>
                        </wps:spPr>
                        <wps:txbx>
                          <w:txbxContent>
                            <w:p w14:paraId="55208B1E" w14:textId="77777777" w:rsidR="008D660F" w:rsidRDefault="008D660F">
                              <w:pPr>
                                <w:pStyle w:val="normal0"/>
                                <w:spacing w:after="0" w:line="240" w:lineRule="auto"/>
                                <w:textDirection w:val="btLr"/>
                              </w:pPr>
                            </w:p>
                          </w:txbxContent>
                        </wps:txbx>
                        <wps:bodyPr lIns="91425" tIns="91425" rIns="91425" bIns="91425" anchor="ctr" anchorCtr="0"/>
                      </wps:wsp>
                      <wps:wsp>
                        <wps:cNvPr id="46" name="Straight Arrow Connector 46"/>
                        <wps:cNvCnPr/>
                        <wps:spPr>
                          <a:xfrm>
                            <a:off x="3429000" y="954475"/>
                            <a:ext cx="954300" cy="0"/>
                          </a:xfrm>
                          <a:prstGeom prst="straightConnector1">
                            <a:avLst/>
                          </a:prstGeom>
                          <a:noFill/>
                          <a:ln w="9525" cap="flat" cmpd="sng">
                            <a:solidFill>
                              <a:srgbClr val="000000"/>
                            </a:solidFill>
                            <a:prstDash val="dash"/>
                            <a:round/>
                            <a:headEnd type="none" w="lg" len="lg"/>
                            <a:tailEnd type="stealth" w="lg" len="lg"/>
                          </a:ln>
                        </wps:spPr>
                        <wps:bodyPr/>
                      </wps:wsp>
                      <wps:wsp>
                        <wps:cNvPr id="47" name="Straight Arrow Connector 47"/>
                        <wps:cNvCnPr/>
                        <wps:spPr>
                          <a:xfrm>
                            <a:off x="3429000" y="2287975"/>
                            <a:ext cx="1285800" cy="0"/>
                          </a:xfrm>
                          <a:prstGeom prst="straightConnector1">
                            <a:avLst/>
                          </a:prstGeom>
                          <a:noFill/>
                          <a:ln w="9525" cap="flat" cmpd="sng">
                            <a:solidFill>
                              <a:srgbClr val="000000"/>
                            </a:solidFill>
                            <a:prstDash val="dash"/>
                            <a:round/>
                            <a:headEnd type="none" w="lg" len="lg"/>
                            <a:tailEnd type="stealth" w="lg" len="lg"/>
                          </a:ln>
                        </wps:spPr>
                        <wps:bodyPr/>
                      </wps:wsp>
                      <wps:wsp>
                        <wps:cNvPr id="48" name="Straight Arrow Connector 48"/>
                        <wps:cNvCnPr/>
                        <wps:spPr>
                          <a:xfrm>
                            <a:off x="3429000" y="3735775"/>
                            <a:ext cx="1552500" cy="0"/>
                          </a:xfrm>
                          <a:prstGeom prst="straightConnector1">
                            <a:avLst/>
                          </a:prstGeom>
                          <a:noFill/>
                          <a:ln w="9525" cap="flat" cmpd="sng">
                            <a:solidFill>
                              <a:srgbClr val="000000"/>
                            </a:solidFill>
                            <a:prstDash val="dash"/>
                            <a:round/>
                            <a:headEnd type="none" w="lg" len="lg"/>
                            <a:tailEnd type="stealth" w="lg" len="lg"/>
                          </a:ln>
                        </wps:spPr>
                        <wps:bodyPr/>
                      </wps:wsp>
                      <wps:wsp>
                        <wps:cNvPr id="49" name="Text Box 49"/>
                        <wps:cNvSpPr txBox="1"/>
                        <wps:spPr>
                          <a:xfrm>
                            <a:off x="1452600" y="-66800"/>
                            <a:ext cx="1285800" cy="438000"/>
                          </a:xfrm>
                          <a:prstGeom prst="rect">
                            <a:avLst/>
                          </a:prstGeom>
                          <a:noFill/>
                          <a:ln>
                            <a:noFill/>
                          </a:ln>
                        </wps:spPr>
                        <wps:txbx>
                          <w:txbxContent>
                            <w:p w14:paraId="16533818" w14:textId="77777777" w:rsidR="008D660F" w:rsidRDefault="008D660F">
                              <w:pPr>
                                <w:pStyle w:val="normal0"/>
                                <w:spacing w:after="0" w:line="240" w:lineRule="auto"/>
                                <w:jc w:val="center"/>
                                <w:textDirection w:val="btLr"/>
                              </w:pPr>
                              <w:r>
                                <w:rPr>
                                  <w:rFonts w:ascii="Arial" w:eastAsia="Arial" w:hAnsi="Arial" w:cs="Arial"/>
                                  <w:b/>
                                  <w:sz w:val="28"/>
                                </w:rPr>
                                <w:t>Archetype</w:t>
                              </w:r>
                            </w:p>
                          </w:txbxContent>
                        </wps:txbx>
                        <wps:bodyPr lIns="91425" tIns="91425" rIns="91425" bIns="91425" anchor="t" anchorCtr="0"/>
                      </wps:wsp>
                      <wps:wsp>
                        <wps:cNvPr id="50" name="Text Box 50"/>
                        <wps:cNvSpPr txBox="1"/>
                        <wps:spPr>
                          <a:xfrm>
                            <a:off x="4332225" y="-66800"/>
                            <a:ext cx="1285800" cy="438000"/>
                          </a:xfrm>
                          <a:prstGeom prst="rect">
                            <a:avLst/>
                          </a:prstGeom>
                          <a:noFill/>
                          <a:ln>
                            <a:noFill/>
                          </a:ln>
                        </wps:spPr>
                        <wps:txbx>
                          <w:txbxContent>
                            <w:p w14:paraId="1ACEA5A6" w14:textId="77777777" w:rsidR="008D660F" w:rsidRDefault="008D660F">
                              <w:pPr>
                                <w:pStyle w:val="normal0"/>
                                <w:spacing w:after="0" w:line="240" w:lineRule="auto"/>
                                <w:jc w:val="center"/>
                                <w:textDirection w:val="btLr"/>
                              </w:pPr>
                              <w:r>
                                <w:rPr>
                                  <w:rFonts w:ascii="Arial" w:eastAsia="Arial" w:hAnsi="Arial" w:cs="Arial"/>
                                  <w:b/>
                                  <w:sz w:val="28"/>
                                </w:rPr>
                                <w:t>Value Set</w:t>
                              </w:r>
                            </w:p>
                          </w:txbxContent>
                        </wps:txbx>
                        <wps:bodyPr lIns="91425" tIns="91425" rIns="91425" bIns="91425" anchor="t" anchorCtr="0"/>
                      </wps:wsp>
                      <wps:wsp>
                        <wps:cNvPr id="51" name="Text Box 51"/>
                        <wps:cNvSpPr txBox="1"/>
                        <wps:spPr>
                          <a:xfrm>
                            <a:off x="3524250" y="3388000"/>
                            <a:ext cx="636300" cy="323700"/>
                          </a:xfrm>
                          <a:prstGeom prst="rect">
                            <a:avLst/>
                          </a:prstGeom>
                          <a:noFill/>
                          <a:ln>
                            <a:noFill/>
                          </a:ln>
                        </wps:spPr>
                        <wps:txbx>
                          <w:txbxContent>
                            <w:p w14:paraId="45881DBD"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s:wsp>
                        <wps:cNvPr id="52" name="Text Box 52"/>
                        <wps:cNvSpPr txBox="1"/>
                        <wps:spPr>
                          <a:xfrm>
                            <a:off x="3524250" y="1964275"/>
                            <a:ext cx="636300" cy="323700"/>
                          </a:xfrm>
                          <a:prstGeom prst="rect">
                            <a:avLst/>
                          </a:prstGeom>
                          <a:noFill/>
                          <a:ln>
                            <a:noFill/>
                          </a:ln>
                        </wps:spPr>
                        <wps:txbx>
                          <w:txbxContent>
                            <w:p w14:paraId="4D6C069A"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s:wsp>
                        <wps:cNvPr id="53" name="Text Box 53"/>
                        <wps:cNvSpPr txBox="1"/>
                        <wps:spPr>
                          <a:xfrm>
                            <a:off x="3524250" y="630775"/>
                            <a:ext cx="636300" cy="323700"/>
                          </a:xfrm>
                          <a:prstGeom prst="rect">
                            <a:avLst/>
                          </a:prstGeom>
                          <a:noFill/>
                          <a:ln>
                            <a:noFill/>
                          </a:ln>
                        </wps:spPr>
                        <wps:txbx>
                          <w:txbxContent>
                            <w:p w14:paraId="53849E95" w14:textId="77777777" w:rsidR="008D660F" w:rsidRDefault="008D660F">
                              <w:pPr>
                                <w:pStyle w:val="normal0"/>
                                <w:spacing w:after="0" w:line="240" w:lineRule="auto"/>
                                <w:textDirection w:val="btLr"/>
                              </w:pPr>
                              <w:r>
                                <w:rPr>
                                  <w:rFonts w:ascii="Arial" w:eastAsia="Arial" w:hAnsi="Arial" w:cs="Arial"/>
                                  <w:b/>
                                  <w:sz w:val="16"/>
                                </w:rPr>
                                <w:t>Bound to</w:t>
                              </w:r>
                            </w:p>
                          </w:txbxContent>
                        </wps:txbx>
                        <wps:bodyPr lIns="91425" tIns="91425" rIns="91425" bIns="91425" anchor="t" anchorCtr="0"/>
                      </wps:wsp>
                    </wpg:wgp>
                  </a:graphicData>
                </a:graphic>
              </wp:inline>
            </w:drawing>
          </mc:Choice>
          <mc:Fallback>
            <w:pict>
              <v:group id="_x0000_s1050" style="width:347.65pt;height:301.65pt;mso-position-horizontal-relative:char;mso-position-vertical-relative:line" coordorigin="762000,-66800" coordsize="4881525,43074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">
                <v:roundrect id="Rounded Rectangle 35" o:spid="_x0000_s1051" style="position:absolute;left:762000;top:4495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NlvJwwAA&#10;ANsAAAAPAAAAZHJzL2Rvd25yZXYueG1sRI/daoNAFITvC3mH5QR616xtaSLWVcQQKNiL/PQBDu6p&#10;iu5ZcbfGvn03EOjlMDPfMGm+mEHMNLnOsoLnTQSCuLa640bB1+XwFINwHlnjYJkU/JKDPFs9pJho&#10;e+UTzWffiABhl6CC1vsxkdLVLRl0GzsSB+/bTgZ9kFMj9YTXADeDfImirTTYcVhocaSypbo//xgF&#10;/bb81Md9RDviqurKqoiPvlDqcb0U7yA8Lf4/fG9/aAWvb3D7En6A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NlvJwwAAANsAAAAPAAAAAAAAAAAAAAAAAJcCAABkcnMvZG93&#10;bnJldi54bWxQSwUGAAAAAAQABAD1AAAAhwMAAAAA&#10;" fillcolor="#cfe2f3">
                  <v:textbox inset="91425emu,91425emu,91425emu,91425emu">
                    <w:txbxContent>
                      <w:p w14:paraId="75F5AFED"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8"/>
                          </w:rPr>
                          <w:t>statement</w:t>
                        </w:r>
                        <w:proofErr w:type="gramEnd"/>
                        <w:r>
                          <w:rPr>
                            <w:rFonts w:ascii="Arial" w:eastAsia="Arial" w:hAnsi="Arial" w:cs="Arial"/>
                            <w:sz w:val="28"/>
                          </w:rPr>
                          <w:t>_context</w:t>
                        </w:r>
                        <w:proofErr w:type="spellEnd"/>
                      </w:p>
                      <w:p w14:paraId="6D6B05EA"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288529006  </w:t>
                        </w:r>
                      </w:p>
                    </w:txbxContent>
                  </v:textbox>
                </v:roundrect>
                <v:oval id="Oval 36" o:spid="_x0000_s1052" style="position:absolute;left:4383225;top:382962;width:1234800;height:1143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dxyBxwAA&#10;ANsAAAAPAAAAZHJzL2Rvd25yZXYueG1sRI9Pa8JAFMTvhX6H5RV6KbpRq2jqKhLa4qnUPwjeHtnX&#10;JJh9m+5uTeqn7woFj8PM/IaZLztTizM5X1lWMOgnIIhzqysuFOx3b70pCB+QNdaWScEveVgu7u/m&#10;mGrb8obO21CICGGfooIyhCaV0uclGfR92xBH78s6gyFKV0jtsI1wU8thkkykwYrjQokNZSXlp+2P&#10;UXAZD0/PT5+tff++zPKP0Wt2cMdMqceHbvUCIlAXbuH/9lorGE3g+iX+ALn4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e3ccgccAAADbAAAADwAAAAAAAAAAAAAAAACXAgAAZHJz&#10;L2Rvd25yZXYueG1sUEsFBgAAAAAEAAQA9QAAAIsDAAAAAA==&#10;" fillcolor="#fff2cc">
                  <v:textbox inset="91425emu,91425emu,91425emu,91425emu">
                    <w:txbxContent>
                      <w:p w14:paraId="42C39AA5" w14:textId="77777777" w:rsidR="00401064" w:rsidRDefault="00401064">
                        <w:pPr>
                          <w:pStyle w:val="normal0"/>
                          <w:spacing w:after="0" w:line="240" w:lineRule="auto"/>
                          <w:textDirection w:val="btLr"/>
                        </w:pPr>
                      </w:p>
                    </w:txbxContent>
                  </v:textbox>
                </v:oval>
                <v:roundrect id="Rounded Rectangle 37" o:spid="_x0000_s1053" style="position:absolute;left:762000;top:17830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GAlwgAA&#10;ANsAAAAPAAAAZHJzL2Rvd25yZXYueG1sRI/RisIwFETfhf2HcBf2TdN1QaWallIRFuqDVj/g0txt&#10;i81NaaJ2/94Igo/DzJxhNuloOnGjwbWWFXzPIhDEldUt1wrOp910BcJ5ZI2dZVLwTw7S5GOywVjb&#10;Ox/pVvpaBAi7GBU03vexlK5qyKCb2Z44eH92MOiDHGqpB7wHuOnkPIoW0mDLYaHBnvKGqkt5NQou&#10;i3yvD9uIlsRF0eZFtjr4TKmvzzFbg/A0+nf41f7VCn6W8PwSfoB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oYCXCAAAA2wAAAA8AAAAAAAAAAAAAAAAAlwIAAGRycy9kb3du&#10;cmV2LnhtbFBLBQYAAAAABAAEAPUAAACGAwAAAAA=&#10;" fillcolor="#cfe2f3">
                  <v:textbox inset="91425emu,91425emu,91425emu,91425emu">
                    <w:txbxContent>
                      <w:p w14:paraId="4311DC0C"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8"/>
                          </w:rPr>
                          <w:t>action</w:t>
                        </w:r>
                        <w:proofErr w:type="gramEnd"/>
                        <w:r>
                          <w:rPr>
                            <w:rFonts w:ascii="Arial" w:eastAsia="Arial" w:hAnsi="Arial" w:cs="Arial"/>
                            <w:sz w:val="28"/>
                          </w:rPr>
                          <w:t>_context</w:t>
                        </w:r>
                        <w:proofErr w:type="spellEnd"/>
                      </w:p>
                      <w:p w14:paraId="1F339892"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&lt; 288532009  </w:t>
                        </w:r>
                      </w:p>
                    </w:txbxContent>
                  </v:textbox>
                </v:roundrect>
                <v:roundrect id="Rounded Rectangle 38" o:spid="_x0000_s1054" style="position:absolute;left:762000;top:3230875;width:2667000;height:10098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RXvAAA&#10;ANsAAAAPAAAAZHJzL2Rvd25yZXYueG1sRE9LCsIwEN0L3iGM4E5TFVSqUUpFEOrC3wGGZmyLzaQ0&#10;UevtzUJw+Xj/9bYztXhR6yrLCibjCARxbnXFhYLbdT9agnAeWWNtmRR8yMF20++tMdb2zWd6XXwh&#10;Qgi7GBWU3jexlC4vyaAb24Y4cHfbGvQBtoXULb5DuKnlNIrm0mDFoaHEhtKS8sflaRQ85ulRn3YR&#10;LYizrEqzZHnyiVLDQZesQHjq/F/8cx+0glkYG76EHyA3X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w39Fe8AAAA2wAAAA8AAAAAAAAAAAAAAAAAlwIAAGRycy9kb3ducmV2Lnht&#10;bFBLBQYAAAAABAAEAPUAAACAAwAAAAA=&#10;" fillcolor="#cfe2f3">
                  <v:textbox inset="91425emu,91425emu,91425emu,91425emu">
                    <w:txbxContent>
                      <w:p w14:paraId="18B026A0" w14:textId="77777777" w:rsidR="00401064" w:rsidRDefault="00401064">
                        <w:pPr>
                          <w:pStyle w:val="normal0"/>
                          <w:spacing w:after="0" w:line="240" w:lineRule="auto"/>
                          <w:jc w:val="center"/>
                          <w:textDirection w:val="btLr"/>
                        </w:pPr>
                        <w:proofErr w:type="gramStart"/>
                        <w:r>
                          <w:rPr>
                            <w:rFonts w:ascii="Arial" w:eastAsia="Arial" w:hAnsi="Arial" w:cs="Arial"/>
                            <w:sz w:val="28"/>
                          </w:rPr>
                          <w:t>proposal</w:t>
                        </w:r>
                        <w:proofErr w:type="gramEnd"/>
                      </w:p>
                      <w:p w14:paraId="38C68FD5" w14:textId="77777777" w:rsidR="00401064" w:rsidRDefault="00401064">
                        <w:pPr>
                          <w:pStyle w:val="normal0"/>
                          <w:spacing w:after="0" w:line="240" w:lineRule="auto"/>
                          <w:jc w:val="center"/>
                          <w:textDirection w:val="btLr"/>
                        </w:pPr>
                        <w:proofErr w:type="gramStart"/>
                        <w:r>
                          <w:rPr>
                            <w:rFonts w:ascii="Arial" w:eastAsia="Arial" w:hAnsi="Arial" w:cs="Arial"/>
                            <w:sz w:val="28"/>
                          </w:rPr>
                          <w:t>context</w:t>
                        </w:r>
                        <w:proofErr w:type="gramEnd"/>
                        <w:r>
                          <w:rPr>
                            <w:rFonts w:ascii="Arial" w:eastAsia="Arial" w:hAnsi="Arial" w:cs="Arial"/>
                            <w:sz w:val="28"/>
                          </w:rPr>
                          <w:t xml:space="preserve">: = 385642001  </w:t>
                        </w:r>
                      </w:p>
                    </w:txbxContent>
                  </v:textbox>
                </v:roundrect>
                <v:shape id="Straight Arrow Connector 39" o:spid="_x0000_s1055" type="#_x0000_t32" style="position:absolute;left:2095500;top:1459375;width:0;height:323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GAAdMMAAADbAAAADwAAAGRycy9kb3ducmV2LnhtbESPT4vCMBTE78J+h/AWvIimKrpu1yii&#10;CB5EXP/cH83btmzzUppYq5/eCILHYWZ+w0znjSlETZXLLSvo9yIQxInVOacKTsd1dwLCeWSNhWVS&#10;cCMH89lHa4qxtlf+pfrgUxEg7GJUkHlfxlK6JCODrmdL4uD92cqgD7JKpa7wGuCmkIMoGkuDOYeF&#10;DEtaZpT8Hy5GAX7RuV5t/aST7/t3W0TlkncjpdqfzeIHhKfGv8Ov9kYrGH7D80v4AXL2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BgAHTDAAAA2wAAAA8AAAAAAAAAAAAA&#10;AAAAoQIAAGRycy9kb3ducmV2LnhtbFBLBQYAAAAABAAEAPkAAACRAwAAAAA=&#10;">
                  <v:stroke startarrowwidth="wide" startarrowlength="long" endarrow="block" endarrowwidth="wide" endarrowlength="long"/>
                </v:shape>
                <v:shape id="Straight Arrow Connector 40" o:spid="_x0000_s1056" type="#_x0000_t32" style="position:absolute;left:2095500;top:2792875;width:0;height:438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VzalMAAAADbAAAADwAAAGRycy9kb3ducmV2LnhtbERPy4rCMBTdC/5DuIKbQVOHGS21UcRB&#10;cDGIz/2lubbF5qY0sdb5+slCcHk473TZmUq01LjSsoLJOAJBnFldcq7gfNqMYhDOI2usLJOCJzlY&#10;Lvq9FBNtH3yg9uhzEULYJaig8L5OpHRZQQbd2NbEgbvaxqAPsMmlbvARwk0lP6NoKg2WHBoKrGld&#10;UHY73o0CnNGl/fn18Ue5n/zZKqrXvPtWajjoVnMQnjr/Fr/cW63gK6wPX8IPkIt/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lc2pTAAAAA2wAAAA8AAAAAAAAAAAAAAAAA&#10;oQIAAGRycy9kb3ducmV2LnhtbFBLBQYAAAAABAAEAPkAAACOAwAAAAA=&#10;">
                  <v:stroke startarrowwidth="wide" startarrowlength="long" endarrow="block" endarrowwidth="wide" endarrowlength="long"/>
                </v:shape>
                <v:oval id="Oval 41" o:spid="_x0000_s1057" style="position:absolute;left:4357725;top:1645122;width:1285800;height:119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RhqxQAA&#10;ANsAAAAPAAAAZHJzL2Rvd25yZXYueG1sRI9Ba8JAFITvhf6H5Qne6sZii6SuYguh9iBiWg/eHtnX&#10;bDT7Ns2umvx7Vyh4HGbmG2a26GwtztT6yrGC8SgBQVw4XXGp4Oc7e5qC8AFZY+2YFPTkYTF/fJhh&#10;qt2Ft3TOQykihH2KCkwITSqlLwxZ9CPXEEfv17UWQ5RtKXWLlwi3tXxOkldpseK4YLChD0PFMT9Z&#10;Bfv3v/7lIDfZZ87Fyazsbt1/ZUoNB93yDUSgLtzD/+2VVjAZw+1L/AFyf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GGrFAAAA2wAAAA8AAAAAAAAAAAAAAAAAlwIAAGRycy9k&#10;b3ducmV2LnhtbFBLBQYAAAAABAAEAPUAAACJAwAAAAA=&#10;" fillcolor="#fff2cc">
                  <v:stroke dashstyle="dash"/>
                  <v:textbox inset="91425emu,91425emu,91425emu,91425emu">
                    <w:txbxContent>
                      <w:p w14:paraId="7B15F943" w14:textId="77777777" w:rsidR="00401064" w:rsidRDefault="00401064">
                        <w:pPr>
                          <w:pStyle w:val="normal0"/>
                          <w:spacing w:after="0" w:line="240" w:lineRule="auto"/>
                          <w:textDirection w:val="btLr"/>
                        </w:pPr>
                      </w:p>
                    </w:txbxContent>
                  </v:textbox>
                </v:oval>
                <v:oval id="Oval 42" o:spid="_x0000_s1058" style="position:absolute;left:4357725;top:2954647;width:1285800;height:1190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4YdxQAA&#10;ANsAAAAPAAAAZHJzL2Rvd25yZXYueG1sRI9Ba8JAFITvBf/D8gRvdaPYUlJXUSFoD6WY1oO3R/Y1&#10;G82+jdlVk3/fLRR6HGbmG2a+7GwtbtT6yrGCyTgBQVw4XXGp4Osze3wB4QOyxtoxKejJw3IxeJhj&#10;qt2d93TLQykihH2KCkwITSqlLwxZ9GPXEEfv27UWQ5RtKXWL9wi3tZwmybO0WHFcMNjQxlBxzq9W&#10;wXF96Z9O8iPb5lxczc4e3vu3TKnRsFu9ggjUhf/wX3unFcym8Psl/gC5+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Thh3FAAAA2wAAAA8AAAAAAAAAAAAAAAAAlwIAAGRycy9k&#10;b3ducmV2LnhtbFBLBQYAAAAABAAEAPUAAACJAwAAAAA=&#10;" fillcolor="#fff2cc">
                  <v:stroke dashstyle="dash"/>
                  <v:textbox inset="91425emu,91425emu,91425emu,91425emu">
                    <w:txbxContent>
                      <w:p w14:paraId="03FD5335" w14:textId="77777777" w:rsidR="00401064" w:rsidRDefault="00401064">
                        <w:pPr>
                          <w:pStyle w:val="normal0"/>
                          <w:spacing w:after="0" w:line="240" w:lineRule="auto"/>
                          <w:textDirection w:val="btLr"/>
                        </w:pPr>
                      </w:p>
                    </w:txbxContent>
                  </v:textbox>
                </v:oval>
                <v:oval id="Oval 43" o:spid="_x0000_s1059" style="position:absolute;left:4714875;top:2021275;width:5715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vzIMwwAA&#10;ANsAAAAPAAAAZHJzL2Rvd25yZXYueG1sRI/NasMwEITvhb6D2EIupZGThlCcyCYECrkUXLc418Va&#10;/xBrZSTVcd6+KhRyHGbmG2afz2YQEznfW1awWiYgiGure24VfH+9v7yB8AFZ42CZFNzIQ549Puwx&#10;1fbKnzSVoRURwj5FBV0IYyqlrzsy6Jd2JI5eY53BEKVrpXZ4jXAzyHWSbKXBnuNChyMdO6ov5Y9R&#10;YA9FZZAL9M9FhR+lm85NaJRaPM2HHYhAc7iH/9snrWDzCn9f4g+Q2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vzIMwwAAANsAAAAPAAAAAAAAAAAAAAAAAJcCAABkcnMvZG93&#10;bnJldi54bWxQSwUGAAAAAAQABAD1AAAAhwMAAAAA&#10;" fillcolor="#ffd966">
                  <v:textbox inset="91425emu,91425emu,91425emu,91425emu">
                    <w:txbxContent>
                      <w:p w14:paraId="1713B7C6" w14:textId="77777777" w:rsidR="00401064" w:rsidRDefault="00401064">
                        <w:pPr>
                          <w:pStyle w:val="normal0"/>
                          <w:spacing w:after="0" w:line="240" w:lineRule="auto"/>
                          <w:textDirection w:val="btLr"/>
                        </w:pPr>
                      </w:p>
                    </w:txbxContent>
                  </v:textbox>
                </v:oval>
                <v:oval id="Oval 44" o:spid="_x0000_s1060" style="position:absolute;left:4776825;top:3415375;width:571500;height:533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Hr4wQAA&#10;ANsAAAAPAAAAZHJzL2Rvd25yZXYueG1sRI/RisIwFETfF/yHcAXf1lQpslSjiCD4pqt+wLW5NtXm&#10;pjbRVr9+Iwj7OMzMGWa26GwlHtT40rGC0TABQZw7XXKh4HhYf/+A8AFZY+WYFDzJw2Le+5phpl3L&#10;v/TYh0JECPsMFZgQ6kxKnxuy6IeuJo7e2TUWQ5RNIXWDbYTbSo6TZCItlhwXDNa0MpRf93erYLn2&#10;7np+nSqduovZ1Vvb3o5jpQb9bjkFEagL/+FPe6MVpCm8v8QfIO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Rh6+MEAAADbAAAADwAAAAAAAAAAAAAAAACXAgAAZHJzL2Rvd25y&#10;ZXYueG1sUEsFBgAAAAAEAAQA9QAAAIUDAAAAAA==&#10;" fillcolor="#ffd966">
                  <v:stroke dashstyle="dash"/>
                  <v:textbox inset="91425emu,91425emu,91425emu,91425emu">
                    <w:txbxContent>
                      <w:p w14:paraId="78EE7C6D" w14:textId="77777777" w:rsidR="00401064" w:rsidRDefault="00401064">
                        <w:pPr>
                          <w:pStyle w:val="normal0"/>
                          <w:spacing w:after="0" w:line="240" w:lineRule="auto"/>
                          <w:textDirection w:val="btLr"/>
                        </w:pPr>
                      </w:p>
                    </w:txbxContent>
                  </v:textbox>
                </v:oval>
                <v:oval id="Oval 45" o:spid="_x0000_s1061" style="position:absolute;left:4981575;top:3659575;width:162000;height:1524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rpEowgAA&#10;ANsAAAAPAAAAZHJzL2Rvd25yZXYueG1sRI9Bi8IwFITvgv8hPMGbpoq7StcoIoiCgliFvT6at23Z&#10;5KU0Udt/bxaEPQ4z8w2zXLfWiAc1vnKsYDJOQBDnTldcKLhdd6MFCB+QNRrHpKAjD+tVv7fEVLsn&#10;X+iRhUJECPsUFZQh1KmUPi/Joh+7mjh6P66xGKJsCqkbfEa4NXKaJJ/SYsVxocSatiXlv9ndKpgn&#10;h9233p/PHU7MIrua7niyW6WGg3bzBSJQG/7D7/ZBK5h9wN+X+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ukSjCAAAA2wAAAA8AAAAAAAAAAAAAAAAAlwIAAGRycy9kb3du&#10;cmV2LnhtbFBLBQYAAAAABAAEAPUAAACGAwAAAAA=&#10;" fillcolor="#cfe2f3">
                  <v:textbox inset="91425emu,91425emu,91425emu,91425emu">
                    <w:txbxContent>
                      <w:p w14:paraId="55208B1E" w14:textId="77777777" w:rsidR="00401064" w:rsidRDefault="00401064">
                        <w:pPr>
                          <w:pStyle w:val="normal0"/>
                          <w:spacing w:after="0" w:line="240" w:lineRule="auto"/>
                          <w:textDirection w:val="btLr"/>
                        </w:pPr>
                      </w:p>
                    </w:txbxContent>
                  </v:textbox>
                </v:oval>
                <v:shape id="Straight Arrow Connector 46" o:spid="_x0000_s1062" type="#_x0000_t32" style="position:absolute;left:3429000;top:954475;width:954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RUyMUAAADbAAAADwAAAGRycy9kb3ducmV2LnhtbESPQWvCQBSE7wX/w/KE3pqNUqREVxFR&#10;EKGHpq3o7ZF9JtHs25BdN2l/fbdQ6HGYmW+YxWowjQjUudqygkmSgiAurK65VPDxvnt6AeE8ssbG&#10;Min4Iger5ehhgZm2Pb9RyH0pIoRdhgoq79tMSldUZNAltiWO3sV2Bn2UXSl1h32Em0ZO03QmDdYc&#10;FypsaVNRccvvRkHo8Zx/bg7HNZ3cdvKtw+v0GpR6HA/rOQhPg/8P/7X3WsHzDH6/xB8gl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iRUyMUAAADbAAAADwAAAAAAAAAA&#10;AAAAAAChAgAAZHJzL2Rvd25yZXYueG1sUEsFBgAAAAAEAAQA+QAAAJMDAAAAAA==&#10;">
                  <v:stroke dashstyle="dash" startarrowwidth="wide" startarrowlength="long" endarrow="classic" endarrowwidth="wide" endarrowlength="long"/>
                </v:shape>
                <v:shape id="Straight Arrow Connector 47" o:spid="_x0000_s1063" type="#_x0000_t32" style="position:absolute;left:3429000;top:2287975;width:12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jxU8UAAADbAAAADwAAAGRycy9kb3ducmV2LnhtbESPQWvCQBSE74L/YXlCb7pRSiupq4hY&#10;KEIPprW0t0f2mUSzb0N23aT99W5B8DjMzDfMYtWbWgRqXWVZwXSSgCDOra64UPD58Tqeg3AeWWNt&#10;mRT8koPVcjhYYKptx3sKmS9EhLBLUUHpfZNK6fKSDLqJbYijd7StQR9lW0jdYhfhppazJHmSBiuO&#10;CyU2tCkpP2cXoyB0+JMdNruvNX277fRPh/fZKSj1MOrXLyA89f4evrXftILHZ/j/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WjxU8UAAADbAAAADwAAAAAAAAAA&#10;AAAAAAChAgAAZHJzL2Rvd25yZXYueG1sUEsFBgAAAAAEAAQA+QAAAJMDAAAAAA==&#10;">
                  <v:stroke dashstyle="dash" startarrowwidth="wide" startarrowlength="long" endarrow="classic" endarrowwidth="wide" endarrowlength="long"/>
                </v:shape>
                <v:shape id="Straight Arrow Connector 48" o:spid="_x0000_s1064" type="#_x0000_t32" style="position:absolute;left:3429000;top:3735775;width:1552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dlIcIAAADbAAAADwAAAGRycy9kb3ducmV2LnhtbERPy2rCQBTdC/7DcIXudKKUItFRQrBQ&#10;BBdNH9TdJXObpGbuhMw4if36zqLg8nDe2/1oWhGod41lBctFAoK4tLrhSsH72/N8DcJ5ZI2tZVJw&#10;Iwf73XSyxVTbgV8pFL4SMYRdigpq77tUSlfWZNAtbEccuW/bG/QR9pXUPQ4x3LRylSRP0mDDsaHG&#10;jvKayktxNQrCgOfiIz9+ZvTlDstfHU6rn6DUw2zMNiA8jf4u/ne/aAWPcWz8En+A3P0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dlIcIAAADbAAAADwAAAAAAAAAAAAAA&#10;AAChAgAAZHJzL2Rvd25yZXYueG1sUEsFBgAAAAAEAAQA+QAAAJADAAAAAA==&#10;">
                  <v:stroke dashstyle="dash" startarrowwidth="wide" startarrowlength="long" endarrow="classic" endarrowwidth="wide" endarrowlength="long"/>
                </v:shape>
                <v:shape id="Text Box 49" o:spid="_x0000_s1065" type="#_x0000_t202" style="position:absolute;left:1452600;top:-66800;width:1285800;height:438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mUxwAA&#10;ANsAAAAPAAAAZHJzL2Rvd25yZXYueG1sRI9BSwMxFITvgv8hPMGLtFlFSrs2LSJUilCk21La22Pz&#10;dhPdvGw3sV399UYoeBxm5htmOu9dI07UBetZwf0wA0Fcem25VrDdLAZjECEia2w8k4JvCjCfXV9N&#10;Mdf+zGs6FbEWCcIhRwUmxjaXMpSGHIahb4mTV/nOYUyyq6Xu8JzgrpEPWTaSDi2nBYMtvRgqP4sv&#10;p2Cy299VB2t+6tf3j1G1LFb2+LZS6vamf34CEamP/+FLe6kVPE7g70v6AXL2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4HS5lMcAAADbAAAADwAAAAAAAAAAAAAAAACXAgAAZHJz&#10;L2Rvd25yZXYueG1sUEsFBgAAAAAEAAQA9QAAAIsDAAAAAA==&#10;" filled="f" stroked="f">
                  <v:textbox inset="91425emu,91425emu,91425emu,91425emu">
                    <w:txbxContent>
                      <w:p w14:paraId="16533818" w14:textId="77777777" w:rsidR="00401064" w:rsidRDefault="00401064">
                        <w:pPr>
                          <w:pStyle w:val="normal0"/>
                          <w:spacing w:after="0" w:line="240" w:lineRule="auto"/>
                          <w:jc w:val="center"/>
                          <w:textDirection w:val="btLr"/>
                        </w:pPr>
                        <w:r>
                          <w:rPr>
                            <w:rFonts w:ascii="Arial" w:eastAsia="Arial" w:hAnsi="Arial" w:cs="Arial"/>
                            <w:b/>
                            <w:sz w:val="28"/>
                          </w:rPr>
                          <w:t>Archetype</w:t>
                        </w:r>
                      </w:p>
                    </w:txbxContent>
                  </v:textbox>
                </v:shape>
                <v:shape id="Text Box 50" o:spid="_x0000_s1066" type="#_x0000_t202" style="position:absolute;left:4332225;top:-66800;width:1285800;height:438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l4bUxAAA&#10;ANsAAAAPAAAAZHJzL2Rvd25yZXYueG1sRE9da8IwFH0f+B/CFfYyZrrBxHVGGYMNGYhYRdzbpblt&#10;os1N12Ta7dcvD4KPh/M9nfeuESfqgvWs4GGUgSAuvbZcK9hu3u8nIEJE1th4JgW/FGA+G9xMMdf+&#10;zGs6FbEWKYRDjgpMjG0uZSgNOQwj3xInrvKdw5hgV0vd4TmFu0Y+ZtlYOrScGgy29GaoPBY/TsHz&#10;bn9XfVnzV3+sDuNqUSzt9+dSqdth//oCIlIfr+KLe6EVPKX16Uv6AXL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JeG1MQAAADbAAAADwAAAAAAAAAAAAAAAACXAgAAZHJzL2Rv&#10;d25yZXYueG1sUEsFBgAAAAAEAAQA9QAAAIgDAAAAAA==&#10;" filled="f" stroked="f">
                  <v:textbox inset="91425emu,91425emu,91425emu,91425emu">
                    <w:txbxContent>
                      <w:p w14:paraId="1ACEA5A6" w14:textId="77777777" w:rsidR="00401064" w:rsidRDefault="00401064">
                        <w:pPr>
                          <w:pStyle w:val="normal0"/>
                          <w:spacing w:after="0" w:line="240" w:lineRule="auto"/>
                          <w:jc w:val="center"/>
                          <w:textDirection w:val="btLr"/>
                        </w:pPr>
                        <w:r>
                          <w:rPr>
                            <w:rFonts w:ascii="Arial" w:eastAsia="Arial" w:hAnsi="Arial" w:cs="Arial"/>
                            <w:b/>
                            <w:sz w:val="28"/>
                          </w:rPr>
                          <w:t>Value Set</w:t>
                        </w:r>
                      </w:p>
                    </w:txbxContent>
                  </v:textbox>
                </v:shape>
                <v:shape id="Text Box 51" o:spid="_x0000_s1067" type="#_x0000_t202" style="position:absolute;left:3524250;top:3388000;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" filled="f" stroked="f">
                  <v:textbox inset="91425emu,91425emu,91425emu,91425emu">
                    <w:txbxContent>
                      <w:p w14:paraId="45881DBD"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v:shape id="Text Box 52" o:spid="_x0000_s1068" type="#_x0000_t202" style="position:absolute;left:3524250;top:1964275;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" filled="f" stroked="f">
                  <v:textbox inset="91425emu,91425emu,91425emu,91425emu">
                    <w:txbxContent>
                      <w:p w14:paraId="4D6C069A"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v:shape id="Text Box 53" o:spid="_x0000_s1069" type="#_x0000_t202" style="position:absolute;left:3524250;top:630775;width:636300;height:323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" filled="f" stroked="f">
                  <v:textbox inset="91425emu,91425emu,91425emu,91425emu">
                    <w:txbxContent>
                      <w:p w14:paraId="53849E95" w14:textId="77777777" w:rsidR="00401064" w:rsidRDefault="00401064">
                        <w:pPr>
                          <w:pStyle w:val="normal0"/>
                          <w:spacing w:after="0" w:line="240" w:lineRule="auto"/>
                          <w:textDirection w:val="btLr"/>
                        </w:pPr>
                        <w:r>
                          <w:rPr>
                            <w:rFonts w:ascii="Arial" w:eastAsia="Arial" w:hAnsi="Arial" w:cs="Arial"/>
                            <w:b/>
                            <w:sz w:val="16"/>
                          </w:rPr>
                          <w:t>Bound to</w:t>
                        </w:r>
                      </w:p>
                    </w:txbxContent>
                  </v:textbox>
                </v:shape>
                <w10:anchorlock/>
              </v:group>
            </w:pict>
          </mc:Fallback>
        </mc:AlternateContent>
      </w:r>
    </w:p>
    <w:p w14:paraId="1E7B4536" w14:textId="7449A1FB" w:rsidR="00274316" w:rsidRDefault="00E478C5" w:rsidP="00E478C5">
      <w:pPr>
        <w:pStyle w:val="Caption"/>
        <w:jc w:val="center"/>
      </w:pPr>
      <w:bookmarkStart w:id="107" w:name="_Toc342304508"/>
      <w:r>
        <w:t xml:space="preserve">Figure </w:t>
      </w:r>
      <w:r w:rsidR="00D54EF1">
        <w:fldChar w:fldCharType="begin"/>
      </w:r>
      <w:r w:rsidR="00D54EF1">
        <w:instrText xml:space="preserve"> SEQ Figure \* ARABIC </w:instrText>
      </w:r>
      <w:r w:rsidR="00D54EF1">
        <w:fldChar w:fldCharType="separate"/>
      </w:r>
      <w:r w:rsidR="00142985">
        <w:rPr>
          <w:noProof/>
        </w:rPr>
        <w:t>30</w:t>
      </w:r>
      <w:r w:rsidR="00D54EF1">
        <w:rPr>
          <w:noProof/>
        </w:rPr>
        <w:fldChar w:fldCharType="end"/>
      </w:r>
      <w:r>
        <w:t xml:space="preserve"> - Progressive Value Set Constraints</w:t>
      </w:r>
      <w:bookmarkEnd w:id="107"/>
    </w:p>
    <w:p w14:paraId="7A1AE468" w14:textId="77777777" w:rsidR="00274316" w:rsidRDefault="006728F8">
      <w:pPr>
        <w:pStyle w:val="Heading2"/>
      </w:pPr>
      <w:bookmarkStart w:id="108" w:name="_1n68qxykz7yn" w:colFirst="0" w:colLast="0"/>
      <w:bookmarkStart w:id="109" w:name="_Toc342304459"/>
      <w:bookmarkEnd w:id="108"/>
      <w:r>
        <w:rPr>
          <w:rFonts w:ascii="Calibri" w:eastAsia="Calibri" w:hAnsi="Calibri" w:cs="Calibri"/>
        </w:rPr>
        <w:t>Archetypes that constrain attribute types</w:t>
      </w:r>
      <w:bookmarkEnd w:id="109"/>
    </w:p>
    <w:p w14:paraId="74B96808" w14:textId="77777777" w:rsidR="00274316" w:rsidRDefault="006728F8">
      <w:pPr>
        <w:pStyle w:val="normal0"/>
      </w:pPr>
      <w:r>
        <w:t xml:space="preserve">The CIMI EvaluationResult Statement Topic pattern specifies that the result of an evaluation </w:t>
      </w:r>
      <w:proofErr w:type="gramStart"/>
      <w:r>
        <w:t>has</w:t>
      </w:r>
      <w:proofErr w:type="gramEnd"/>
      <w:r>
        <w:t xml:space="preserve"> as its type the abstract class DATA_VALUE. Doing so enables modelers to constrain the type of the </w:t>
      </w:r>
      <w:r>
        <w:rPr>
          <w:i/>
        </w:rPr>
        <w:t>EvaluationResult.result</w:t>
      </w:r>
      <w:r>
        <w:t xml:space="preserve"> attribute into any valid specialization of DATA_VALUE. Such an archetype pattern allows modelers to define families of models entirely within the archetype layer of the CIMI model such as a quantitative_physical_evaluation_</w:t>
      </w:r>
      <w:proofErr w:type="gramStart"/>
      <w:r>
        <w:t>result which</w:t>
      </w:r>
      <w:proofErr w:type="gramEnd"/>
      <w:r>
        <w:t xml:space="preserve"> constrains the result attribute to a QUANTITY type (a valid subtype of DATA_VALUE). Similarly, modelers may with to create a coded_physical_evaluation_</w:t>
      </w:r>
      <w:proofErr w:type="gramStart"/>
      <w:r>
        <w:t>result which</w:t>
      </w:r>
      <w:proofErr w:type="gramEnd"/>
      <w:r>
        <w:t xml:space="preserve"> constrains the result attribute of EvaluationResult (or any of its reference model specializations) to a CODED_TEXT. Further archetype specializations can be defined. Note that a subtype cannot relax a parent constraint. For instance, a specialization of </w:t>
      </w:r>
      <w:r>
        <w:lastRenderedPageBreak/>
        <w:t>coded_physical_evaluation_result cannot set the type of the result attribute as TEXT since TEXT is the supertype of CODED_TEXT and such a constraint would loosen rather than tighten the parent constraint. This is illustrated below:</w:t>
      </w:r>
    </w:p>
    <w:p w14:paraId="340D1BD2" w14:textId="77777777" w:rsidR="00E478C5" w:rsidRDefault="006728F8" w:rsidP="00E478C5">
      <w:pPr>
        <w:pStyle w:val="normal0"/>
        <w:keepNext/>
      </w:pPr>
      <w:r>
        <w:rPr>
          <w:noProof/>
        </w:rPr>
        <mc:AlternateContent>
          <mc:Choice Requires="wpg">
            <w:drawing>
              <wp:inline distT="114300" distB="114300" distL="114300" distR="114300" wp14:anchorId="22B6024E" wp14:editId="29A71F34">
                <wp:extent cx="5715000" cy="3289300"/>
                <wp:effectExtent l="0" t="0" r="25400" b="38100"/>
                <wp:docPr id="31" name=""/>
                <wp:cNvGraphicFramePr/>
                <a:graphic xmlns:a="http://schemas.openxmlformats.org/drawingml/2006/main">
                  <a:graphicData uri="http://schemas.microsoft.com/office/word/2010/wordprocessingGroup">
                    <wpg:wgp>
                      <wpg:cNvGrpSpPr/>
                      <wpg:grpSpPr>
                        <a:xfrm>
                          <a:off x="0" y="0"/>
                          <a:ext cx="5715000" cy="3289300"/>
                          <a:chOff x="657225" y="135250"/>
                          <a:chExt cx="5781675" cy="2905125"/>
                        </a:xfrm>
                      </wpg:grpSpPr>
                      <wps:wsp>
                        <wps:cNvPr id="55" name="Rounded Rectangle 55"/>
                        <wps:cNvSpPr/>
                        <wps:spPr>
                          <a:xfrm>
                            <a:off x="2047875" y="1135375"/>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103C0270" w14:textId="77777777" w:rsidR="008D660F" w:rsidRDefault="008D660F">
                              <w:pPr>
                                <w:pStyle w:val="normal0"/>
                                <w:spacing w:after="0" w:line="240" w:lineRule="auto"/>
                                <w:jc w:val="center"/>
                                <w:textDirection w:val="btLr"/>
                              </w:pPr>
                              <w:proofErr w:type="gramStart"/>
                              <w:r>
                                <w:rPr>
                                  <w:rFonts w:ascii="Arial" w:eastAsia="Arial" w:hAnsi="Arial" w:cs="Arial"/>
                                  <w:sz w:val="24"/>
                                </w:rPr>
                                <w:t>physical</w:t>
                              </w:r>
                              <w:proofErr w:type="gramEnd"/>
                              <w:r>
                                <w:rPr>
                                  <w:rFonts w:ascii="Arial" w:eastAsia="Arial" w:hAnsi="Arial" w:cs="Arial"/>
                                  <w:sz w:val="24"/>
                                </w:rPr>
                                <w:t>_evaluation_result</w:t>
                              </w:r>
                            </w:p>
                            <w:p w14:paraId="69363B42" w14:textId="77777777" w:rsidR="008D660F" w:rsidRDefault="008D660F">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wps:txbx>
                        <wps:bodyPr lIns="91425" tIns="91425" rIns="91425" bIns="91425" anchor="ctr" anchorCtr="0"/>
                      </wps:wsp>
                      <wps:wsp>
                        <wps:cNvPr id="56" name="Rounded Rectangle 56"/>
                        <wps:cNvSpPr/>
                        <wps:spPr>
                          <a:xfrm>
                            <a:off x="657225" y="2468875"/>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7D6C3669" w14:textId="77777777" w:rsidR="008D660F" w:rsidRDefault="008D660F">
                              <w:pPr>
                                <w:pStyle w:val="normal0"/>
                                <w:spacing w:after="0" w:line="240" w:lineRule="auto"/>
                                <w:jc w:val="center"/>
                                <w:textDirection w:val="btLr"/>
                              </w:pPr>
                              <w:proofErr w:type="gramStart"/>
                              <w:r>
                                <w:rPr>
                                  <w:rFonts w:ascii="Arial" w:eastAsia="Arial" w:hAnsi="Arial" w:cs="Arial"/>
                                  <w:sz w:val="24"/>
                                </w:rPr>
                                <w:t>coded</w:t>
                              </w:r>
                              <w:proofErr w:type="gramEnd"/>
                              <w:r>
                                <w:rPr>
                                  <w:rFonts w:ascii="Arial" w:eastAsia="Arial" w:hAnsi="Arial" w:cs="Arial"/>
                                  <w:sz w:val="24"/>
                                </w:rPr>
                                <w:t>_physical_evaluation_result</w:t>
                              </w:r>
                            </w:p>
                            <w:p w14:paraId="3B706836" w14:textId="77777777" w:rsidR="008D660F" w:rsidRDefault="008D660F">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CODED_TEXT  </w:t>
                              </w:r>
                            </w:p>
                          </w:txbxContent>
                        </wps:txbx>
                        <wps:bodyPr lIns="91425" tIns="91425" rIns="91425" bIns="91425" anchor="ctr" anchorCtr="0"/>
                      </wps:wsp>
                      <wps:wsp>
                        <wps:cNvPr id="57" name="Straight Arrow Connector 57"/>
                        <wps:cNvCnPr/>
                        <wps:spPr>
                          <a:xfrm rot="10800000" flipH="1">
                            <a:off x="1990725" y="1706875"/>
                            <a:ext cx="1390800" cy="762000"/>
                          </a:xfrm>
                          <a:prstGeom prst="straightConnector1">
                            <a:avLst/>
                          </a:prstGeom>
                          <a:noFill/>
                          <a:ln w="9525" cap="flat" cmpd="sng">
                            <a:solidFill>
                              <a:srgbClr val="000000"/>
                            </a:solidFill>
                            <a:prstDash val="solid"/>
                            <a:round/>
                            <a:headEnd type="none" w="lg" len="lg"/>
                            <a:tailEnd type="triangle" w="lg" len="lg"/>
                          </a:ln>
                        </wps:spPr>
                        <wps:bodyPr/>
                      </wps:wsp>
                      <wps:wsp>
                        <wps:cNvPr id="58" name="Rounded Rectangle 58"/>
                        <wps:cNvSpPr/>
                        <wps:spPr>
                          <a:xfrm>
                            <a:off x="3467100" y="2468875"/>
                            <a:ext cx="29718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4A08B786" w14:textId="77777777" w:rsidR="008D660F" w:rsidRDefault="008D660F">
                              <w:pPr>
                                <w:pStyle w:val="normal0"/>
                                <w:spacing w:after="0" w:line="240" w:lineRule="auto"/>
                                <w:jc w:val="center"/>
                                <w:textDirection w:val="btLr"/>
                              </w:pPr>
                              <w:proofErr w:type="gramStart"/>
                              <w:r>
                                <w:rPr>
                                  <w:rFonts w:ascii="Arial" w:eastAsia="Arial" w:hAnsi="Arial" w:cs="Arial"/>
                                  <w:sz w:val="24"/>
                                </w:rPr>
                                <w:t>quantitative</w:t>
                              </w:r>
                              <w:proofErr w:type="gramEnd"/>
                              <w:r>
                                <w:rPr>
                                  <w:rFonts w:ascii="Arial" w:eastAsia="Arial" w:hAnsi="Arial" w:cs="Arial"/>
                                  <w:sz w:val="24"/>
                                </w:rPr>
                                <w:t>_physical_evaluation_result</w:t>
                              </w:r>
                            </w:p>
                            <w:p w14:paraId="4B757CDA" w14:textId="77777777" w:rsidR="008D660F" w:rsidRDefault="008D660F">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QUANTITY</w:t>
                              </w:r>
                              <w:r>
                                <w:rPr>
                                  <w:rFonts w:ascii="Arial" w:eastAsia="Arial" w:hAnsi="Arial" w:cs="Arial"/>
                                  <w:sz w:val="28"/>
                                </w:rPr>
                                <w:t xml:space="preserve">  </w:t>
                              </w:r>
                            </w:p>
                          </w:txbxContent>
                        </wps:txbx>
                        <wps:bodyPr lIns="91425" tIns="91425" rIns="91425" bIns="91425" anchor="ctr" anchorCtr="0"/>
                      </wps:wsp>
                      <wps:wsp>
                        <wps:cNvPr id="59" name="Straight Arrow Connector 59"/>
                        <wps:cNvCnPr/>
                        <wps:spPr>
                          <a:xfrm rot="10800000">
                            <a:off x="3381300" y="1706875"/>
                            <a:ext cx="1571700" cy="762000"/>
                          </a:xfrm>
                          <a:prstGeom prst="straightConnector1">
                            <a:avLst/>
                          </a:prstGeom>
                          <a:noFill/>
                          <a:ln w="9525" cap="flat" cmpd="sng">
                            <a:solidFill>
                              <a:srgbClr val="000000"/>
                            </a:solidFill>
                            <a:prstDash val="solid"/>
                            <a:round/>
                            <a:headEnd type="none" w="lg" len="lg"/>
                            <a:tailEnd type="triangle" w="lg" len="lg"/>
                          </a:ln>
                        </wps:spPr>
                        <wps:bodyPr/>
                      </wps:wsp>
                      <wps:wsp>
                        <wps:cNvPr id="60" name="Rounded Rectangle 60"/>
                        <wps:cNvSpPr/>
                        <wps:spPr>
                          <a:xfrm>
                            <a:off x="2047875" y="135250"/>
                            <a:ext cx="2667000" cy="5715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3A1D4F17" w14:textId="77777777" w:rsidR="008D660F" w:rsidRDefault="008D660F">
                              <w:pPr>
                                <w:pStyle w:val="normal0"/>
                                <w:spacing w:after="0" w:line="240" w:lineRule="auto"/>
                                <w:jc w:val="center"/>
                                <w:textDirection w:val="btLr"/>
                              </w:pPr>
                              <w:proofErr w:type="gramStart"/>
                              <w:r>
                                <w:rPr>
                                  <w:rFonts w:ascii="Arial" w:eastAsia="Arial" w:hAnsi="Arial" w:cs="Arial"/>
                                  <w:sz w:val="24"/>
                                </w:rPr>
                                <w:t>evaluation</w:t>
                              </w:r>
                              <w:proofErr w:type="gramEnd"/>
                              <w:r>
                                <w:rPr>
                                  <w:rFonts w:ascii="Arial" w:eastAsia="Arial" w:hAnsi="Arial" w:cs="Arial"/>
                                  <w:sz w:val="24"/>
                                </w:rPr>
                                <w:t>_result</w:t>
                              </w:r>
                            </w:p>
                            <w:p w14:paraId="11700797" w14:textId="77777777" w:rsidR="008D660F" w:rsidRDefault="008D660F">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wps:txbx>
                        <wps:bodyPr lIns="91425" tIns="91425" rIns="91425" bIns="91425" anchor="ctr" anchorCtr="0"/>
                      </wps:wsp>
                      <wps:wsp>
                        <wps:cNvPr id="61" name="Straight Arrow Connector 61"/>
                        <wps:cNvCnPr/>
                        <wps:spPr>
                          <a:xfrm rot="10800000">
                            <a:off x="3381375" y="706675"/>
                            <a:ext cx="0" cy="42870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w:pict>
              <v:group id="_x0000_s1070" style="width:450pt;height:259pt;mso-position-horizontal-relative:char;mso-position-vertical-relative:line" coordorigin="657225,135250" coordsize="5781675,29051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">
                <v:roundrect id="Rounded Rectangle 55" o:spid="_x0000_s1071" style="position:absolute;left:2047875;top:1135375;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6b5pwwAA&#10;ANsAAAAPAAAAZHJzL2Rvd25yZXYueG1sRI/RaoNAFETfA/2H5Rb6lqwNaILJJoihUDAPickHXNxb&#10;lbh3xd2q/ftuoNDHYWbOMPvjbDox0uBaywreVxEI4srqlmsF99vHcgvCeWSNnWVS8EMOjoeXxR5T&#10;bSe+0lj6WgQIuxQVNN73qZSuasigW9meOHhfdjDogxxqqQecAtx0ch1FiTTYclhosKe8oepRfhsF&#10;jyQ/68spog1xUbR5kW0vPlPq7XXOdiA8zf4//Nf+1AriGJ5fwg+Qh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6b5pwwAAANsAAAAPAAAAAAAAAAAAAAAAAJcCAABkcnMvZG93&#10;bnJldi54bWxQSwUGAAAAAAQABAD1AAAAhwMAAAAA&#10;" fillcolor="#cfe2f3">
                  <v:textbox inset="91425emu,91425emu,91425emu,91425emu">
                    <w:txbxContent>
                      <w:p w14:paraId="103C0270"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physical</w:t>
                        </w:r>
                        <w:proofErr w:type="gramEnd"/>
                        <w:r>
                          <w:rPr>
                            <w:rFonts w:ascii="Arial" w:eastAsia="Arial" w:hAnsi="Arial" w:cs="Arial"/>
                            <w:sz w:val="24"/>
                          </w:rPr>
                          <w:t>_evaluation_result</w:t>
                        </w:r>
                        <w:proofErr w:type="spellEnd"/>
                      </w:p>
                      <w:p w14:paraId="69363B42"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v:textbox>
                </v:roundrect>
                <v:roundrect id="Rounded Rectangle 56" o:spid="_x0000_s1072" style="position:absolute;left:657225;top:2468875;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OyAewgAA&#10;ANsAAAAPAAAAZHJzL2Rvd25yZXYueG1sRI/RisIwFETfF/yHcBd8W9MV7ErXVEpFEOqDq37Apbnb&#10;ljY3pYla/94Igo/DzJxhVuvRdOJKg2ssK/ieRSCIS6sbrhScT9uvJQjnkTV2lknBnRys08nHChNt&#10;b/xH16OvRICwS1BB7X2fSOnKmgy6me2Jg/dvB4M+yKGSesBbgJtOzqMolgYbDgs19pTXVLbHi1HQ&#10;xvleHzYR/RAXRZMX2fLgM6Wmn2P2C8LT6N/hV3unFSxieH4JP0C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87IB7CAAAA2wAAAA8AAAAAAAAAAAAAAAAAlwIAAGRycy9kb3du&#10;cmV2LnhtbFBLBQYAAAAABAAEAPUAAACGAwAAAAA=&#10;" fillcolor="#cfe2f3">
                  <v:textbox inset="91425emu,91425emu,91425emu,91425emu">
                    <w:txbxContent>
                      <w:p w14:paraId="7D6C3669"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coded</w:t>
                        </w:r>
                        <w:proofErr w:type="gramEnd"/>
                        <w:r>
                          <w:rPr>
                            <w:rFonts w:ascii="Arial" w:eastAsia="Arial" w:hAnsi="Arial" w:cs="Arial"/>
                            <w:sz w:val="24"/>
                          </w:rPr>
                          <w:t>_physical_evaluation_result</w:t>
                        </w:r>
                        <w:proofErr w:type="spellEnd"/>
                      </w:p>
                      <w:p w14:paraId="3B706836"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CODED_TEXT  </w:t>
                        </w:r>
                      </w:p>
                    </w:txbxContent>
                  </v:textbox>
                </v:roundrect>
                <v:shape id="Straight Arrow Connector 57" o:spid="_x0000_s1073" type="#_x0000_t32" style="position:absolute;left:1990725;top:1706875;width:1390800;height:762000;rotation:18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oWsUAAADbAAAADwAAAGRycy9kb3ducmV2LnhtbESPW2sCMRSE3wv+h3CEvtVshaqsG6UK&#10;pb4o1Bv27bA5e6GbkyWJ7vrvTaHQx2FmvmGyZW8acSPna8sKXkcJCOLc6ppLBcfDx8sMhA/IGhvL&#10;pOBOHpaLwVOGqbYdf9FtH0oRIexTVFCF0KZS+rwig35kW+LoFdYZDFG6UmqHXYSbRo6TZCIN1hwX&#10;KmxpXVH+s78aBafpZVas1qfJzh6c6c7bz++8Y6Weh/37HESgPvyH/9obreBtCr9f4g+Qi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oWsUAAADbAAAADwAAAAAAAAAA&#10;AAAAAAChAgAAZHJzL2Rvd25yZXYueG1sUEsFBgAAAAAEAAQA+QAAAJMDAAAAAA==&#10;">
                  <v:stroke startarrowwidth="wide" startarrowlength="long" endarrow="block" endarrowwidth="wide" endarrowlength="long"/>
                </v:shape>
                <v:roundrect id="Rounded Rectangle 58" o:spid="_x0000_s1074" style="position:absolute;left:3467100;top:2468875;width:2971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6BH3vAAA&#10;ANsAAAAPAAAAZHJzL2Rvd25yZXYueG1sRE9LCsIwEN0L3iGM4E5TBT9Uo5SKINSFvwMMzdgWm0lp&#10;otbbm4Xg8vH+621navGi1lWWFUzGEQji3OqKCwW36360BOE8ssbaMin4kIPtpt9bY6ztm8/0uvhC&#10;hBB2MSoovW9iKV1ekkE3tg1x4O62NegDbAupW3yHcFPLaRTNpcGKQ0OJDaUl5Y/L0yh4zNOjPu0i&#10;WhBnWZVmyfLkE6WGgy5ZgfDU+b/45z5oBbMwNnwJP0Buvg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HoEfe8AAAA2wAAAA8AAAAAAAAAAAAAAAAAlwIAAGRycy9kb3ducmV2Lnht&#10;bFBLBQYAAAAABAAEAPUAAACAAwAAAAA=&#10;" fillcolor="#cfe2f3">
                  <v:textbox inset="91425emu,91425emu,91425emu,91425emu">
                    <w:txbxContent>
                      <w:p w14:paraId="4A08B786"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quantitative</w:t>
                        </w:r>
                        <w:proofErr w:type="gramEnd"/>
                        <w:r>
                          <w:rPr>
                            <w:rFonts w:ascii="Arial" w:eastAsia="Arial" w:hAnsi="Arial" w:cs="Arial"/>
                            <w:sz w:val="24"/>
                          </w:rPr>
                          <w:t>_physical_evaluation_result</w:t>
                        </w:r>
                        <w:proofErr w:type="spellEnd"/>
                      </w:p>
                      <w:p w14:paraId="4B757CDA"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QUANTITY</w:t>
                        </w:r>
                        <w:r>
                          <w:rPr>
                            <w:rFonts w:ascii="Arial" w:eastAsia="Arial" w:hAnsi="Arial" w:cs="Arial"/>
                            <w:sz w:val="28"/>
                          </w:rPr>
                          <w:t xml:space="preserve">  </w:t>
                        </w:r>
                      </w:p>
                    </w:txbxContent>
                  </v:textbox>
                </v:roundrect>
                <v:shape id="Straight Arrow Connector 59" o:spid="_x0000_s1075" type="#_x0000_t32" style="position:absolute;left:3381300;top:1706875;width:1571700;height:762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l1MMAAADbAAAADwAAAGRycy9kb3ducmV2LnhtbESPQYvCMBSE78L+h/AWvIimCrpu1yii&#10;CB5E3Kr3R/O2Ldu8lCbW6q83guBxmJlvmNmiNaVoqHaFZQXDQQSCOLW64EzB6bjpT0E4j6yxtEwK&#10;buRgMf/ozDDW9sq/1CQ+EwHCLkYFufdVLKVLczLoBrYiDt6frQ36IOtM6hqvAW5KOYqiiTRYcFjI&#10;saJVTul/cjEK8IvOzXrnp73iMLzbMqpWvB8r1f1slz8gPLX+HX61t1rB+BueX8IPkPM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2/5dTDAAAA2wAAAA8AAAAAAAAAAAAA&#10;AAAAoQIAAGRycy9kb3ducmV2LnhtbFBLBQYAAAAABAAEAPkAAACRAwAAAAA=&#10;">
                  <v:stroke startarrowwidth="wide" startarrowlength="long" endarrow="block" endarrowwidth="wide" endarrowlength="long"/>
                </v:shape>
                <v:roundrect id="Rounded Rectangle 60" o:spid="_x0000_s1076" style="position:absolute;left:2047875;top:135250;width:26670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tdMvAAA&#10;ANsAAAAPAAAAZHJzL2Rvd25yZXYueG1sRE9LCsIwEN0L3iGM4E5TXVSpRikVQagLfwcYmrEtNpPS&#10;RK23NwvB5eP919veNOJFnastK5hNIxDEhdU1lwpu1/1kCcJ5ZI2NZVLwIQfbzXCwxkTbN5/pdfGl&#10;CCHsElRQed8mUrqiIoNualviwN1tZ9AH2JVSd/gO4aaR8yiKpcGaQ0OFLWUVFY/L0yh4xNlRn3YR&#10;LYjzvM7ydHnyqVLjUZ+uQHjq/V/8cx+0gjisD1/CD5CbL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HHy10y8AAAA2wAAAA8AAAAAAAAAAAAAAAAAlwIAAGRycy9kb3ducmV2Lnht&#10;bFBLBQYAAAAABAAEAPUAAACAAwAAAAA=&#10;" fillcolor="#cfe2f3">
                  <v:textbox inset="91425emu,91425emu,91425emu,91425emu">
                    <w:txbxContent>
                      <w:p w14:paraId="3A1D4F17" w14:textId="77777777" w:rsidR="00401064" w:rsidRDefault="00401064">
                        <w:pPr>
                          <w:pStyle w:val="normal0"/>
                          <w:spacing w:after="0" w:line="240" w:lineRule="auto"/>
                          <w:jc w:val="center"/>
                          <w:textDirection w:val="btLr"/>
                        </w:pPr>
                        <w:proofErr w:type="spellStart"/>
                        <w:proofErr w:type="gramStart"/>
                        <w:r>
                          <w:rPr>
                            <w:rFonts w:ascii="Arial" w:eastAsia="Arial" w:hAnsi="Arial" w:cs="Arial"/>
                            <w:sz w:val="24"/>
                          </w:rPr>
                          <w:t>evaluation</w:t>
                        </w:r>
                        <w:proofErr w:type="gramEnd"/>
                        <w:r>
                          <w:rPr>
                            <w:rFonts w:ascii="Arial" w:eastAsia="Arial" w:hAnsi="Arial" w:cs="Arial"/>
                            <w:sz w:val="24"/>
                          </w:rPr>
                          <w:t>_result</w:t>
                        </w:r>
                        <w:proofErr w:type="spellEnd"/>
                      </w:p>
                      <w:p w14:paraId="11700797" w14:textId="77777777" w:rsidR="00401064" w:rsidRDefault="00401064">
                        <w:pPr>
                          <w:pStyle w:val="normal0"/>
                          <w:spacing w:after="0" w:line="240" w:lineRule="auto"/>
                          <w:jc w:val="center"/>
                          <w:textDirection w:val="btLr"/>
                        </w:pPr>
                        <w:proofErr w:type="gramStart"/>
                        <w:r>
                          <w:rPr>
                            <w:rFonts w:ascii="Arial" w:eastAsia="Arial" w:hAnsi="Arial" w:cs="Arial"/>
                            <w:sz w:val="24"/>
                          </w:rPr>
                          <w:t>result</w:t>
                        </w:r>
                        <w:proofErr w:type="gramEnd"/>
                        <w:r>
                          <w:rPr>
                            <w:rFonts w:ascii="Arial" w:eastAsia="Arial" w:hAnsi="Arial" w:cs="Arial"/>
                            <w:sz w:val="24"/>
                          </w:rPr>
                          <w:t xml:space="preserve">: DATA_VALUE  </w:t>
                        </w:r>
                      </w:p>
                    </w:txbxContent>
                  </v:textbox>
                </v:roundrect>
                <v:shape id="Straight Arrow Connector 61" o:spid="_x0000_s1077" type="#_x0000_t32" style="position:absolute;left:3381375;top:706675;width:0;height:428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Ujb8QAAADbAAAADwAAAGRycy9kb3ducmV2LnhtbESPQWvCQBSE74L/YXmCl1I3EUwldQ2S&#10;IniQ0qq9P7KvSTD7NmS3SfTXdwsFj8PMfMNsstE0oqfO1ZYVxIsIBHFhdc2lgst5/7wG4TyyxsYy&#10;KbiRg2w7nWww1XbgT+pPvhQBwi5FBZX3bSqlKyoy6Ba2JQ7et+0M+iC7UuoOhwA3jVxGUSIN1hwW&#10;Kmwpr6i4nn6MAnyhr/7t6NdP9Ud8t03U5vy+Umo+G3evIDyN/hH+bx+0giSGvy/hB8jt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9pSNvxAAAANsAAAAPAAAAAAAAAAAA&#10;AAAAAKECAABkcnMvZG93bnJldi54bWxQSwUGAAAAAAQABAD5AAAAkgMAAAAA&#10;">
                  <v:stroke startarrowwidth="wide" startarrowlength="long" endarrow="block" endarrowwidth="wide" endarrowlength="long"/>
                </v:shape>
                <w10:anchorlock/>
              </v:group>
            </w:pict>
          </mc:Fallback>
        </mc:AlternateContent>
      </w:r>
    </w:p>
    <w:p w14:paraId="07D8FDA9" w14:textId="0AB71080" w:rsidR="00274316" w:rsidRDefault="00E478C5" w:rsidP="00E478C5">
      <w:pPr>
        <w:pStyle w:val="Caption"/>
        <w:jc w:val="center"/>
      </w:pPr>
      <w:bookmarkStart w:id="110" w:name="_Toc342304509"/>
      <w:r>
        <w:t xml:space="preserve">Figure </w:t>
      </w:r>
      <w:r w:rsidR="00D54EF1">
        <w:fldChar w:fldCharType="begin"/>
      </w:r>
      <w:r w:rsidR="00D54EF1">
        <w:instrText xml:space="preserve"> SEQ Figure \* ARABIC </w:instrText>
      </w:r>
      <w:r w:rsidR="00D54EF1">
        <w:fldChar w:fldCharType="separate"/>
      </w:r>
      <w:r w:rsidR="00142985">
        <w:rPr>
          <w:noProof/>
        </w:rPr>
        <w:t>31</w:t>
      </w:r>
      <w:r w:rsidR="00D54EF1">
        <w:rPr>
          <w:noProof/>
        </w:rPr>
        <w:fldChar w:fldCharType="end"/>
      </w:r>
      <w:r>
        <w:t xml:space="preserve"> - Type Constraints</w:t>
      </w:r>
      <w:bookmarkEnd w:id="110"/>
    </w:p>
    <w:p w14:paraId="2A87EE86" w14:textId="77777777" w:rsidR="00274316" w:rsidRDefault="006728F8">
      <w:pPr>
        <w:pStyle w:val="Heading2"/>
      </w:pPr>
      <w:bookmarkStart w:id="111" w:name="_6jszkywf32lt" w:colFirst="0" w:colLast="0"/>
      <w:bookmarkStart w:id="112" w:name="_Toc342304460"/>
      <w:bookmarkEnd w:id="111"/>
      <w:r>
        <w:rPr>
          <w:rFonts w:ascii="Calibri" w:eastAsia="Calibri" w:hAnsi="Calibri" w:cs="Calibri"/>
        </w:rPr>
        <w:t>Archetypes as templates</w:t>
      </w:r>
      <w:bookmarkEnd w:id="112"/>
    </w:p>
    <w:p w14:paraId="3BD65203" w14:textId="77777777" w:rsidR="00274316" w:rsidRDefault="006728F8">
      <w:pPr>
        <w:pStyle w:val="normal0"/>
      </w:pPr>
      <w:r>
        <w:t>As described earlier in this document, the ClinicalStatement reference model pattern is one of the core patterns of the CIMI model. However, the ClinicalStatement pattern only becomes meaningful through the archetype patterns derived from it.</w:t>
      </w:r>
    </w:p>
    <w:p w14:paraId="281513EF" w14:textId="77777777" w:rsidR="00274316" w:rsidRDefault="006728F8">
      <w:pPr>
        <w:pStyle w:val="normal0"/>
      </w:pPr>
      <w:r>
        <w:t xml:space="preserve">The StatementTopic, StatementContext, and ClinicalStatement classes serve as the reference model patterns for three </w:t>
      </w:r>
      <w:proofErr w:type="gramStart"/>
      <w:r>
        <w:t>top level</w:t>
      </w:r>
      <w:proofErr w:type="gramEnd"/>
      <w:r>
        <w:t xml:space="preserve"> archetype hierarchies:</w:t>
      </w:r>
    </w:p>
    <w:p w14:paraId="4BAA7F4E" w14:textId="77777777" w:rsidR="00274316" w:rsidRDefault="006728F8">
      <w:pPr>
        <w:pStyle w:val="normal0"/>
        <w:numPr>
          <w:ilvl w:val="0"/>
          <w:numId w:val="29"/>
        </w:numPr>
        <w:ind w:hanging="360"/>
        <w:contextualSpacing/>
      </w:pPr>
      <w:r>
        <w:t>The StatementTopic archetype hierarchy is the parent hierarchy for all clinical statement topic archetypes such as the Procedure, Assertion, and EvaluationResult archetypes. Each archetype in this hierarchy further constrains the StatementTopic reference model pattern.</w:t>
      </w:r>
    </w:p>
    <w:p w14:paraId="66E2B81D" w14:textId="77777777" w:rsidR="00274316" w:rsidRDefault="006728F8">
      <w:pPr>
        <w:pStyle w:val="normal0"/>
        <w:numPr>
          <w:ilvl w:val="0"/>
          <w:numId w:val="29"/>
        </w:numPr>
        <w:ind w:hanging="360"/>
        <w:contextualSpacing/>
      </w:pPr>
      <w:r>
        <w:t xml:space="preserve">The StatementContext Archetype hierarchy is the parent hierarchy for all clinical statement </w:t>
      </w:r>
      <w:proofErr w:type="gramStart"/>
      <w:r>
        <w:t>context</w:t>
      </w:r>
      <w:proofErr w:type="gramEnd"/>
      <w:r>
        <w:t xml:space="preserve">. Much like the statement topic hierarchy, the statement context archetype hierarchy defines the set of statement context archetypes such as the Performance, NonPerformance, Order, Plan, Proposal, Absent, KnownOrSuspectedPresent context </w:t>
      </w:r>
      <w:proofErr w:type="gramStart"/>
      <w:r>
        <w:t>archetypes which</w:t>
      </w:r>
      <w:proofErr w:type="gramEnd"/>
      <w:r>
        <w:t xml:space="preserve"> specialize the more general top-level StatementContext archetype.</w:t>
      </w:r>
    </w:p>
    <w:p w14:paraId="22BE1624" w14:textId="77777777" w:rsidR="00274316" w:rsidRDefault="006728F8">
      <w:pPr>
        <w:pStyle w:val="normal0"/>
        <w:numPr>
          <w:ilvl w:val="0"/>
          <w:numId w:val="29"/>
        </w:numPr>
        <w:ind w:hanging="360"/>
        <w:contextualSpacing/>
      </w:pPr>
      <w:r>
        <w:lastRenderedPageBreak/>
        <w:t>The ClinicalStatement archetype hierarchy lays out the compositional framework for the definition of specific clinical statements through the inclusion of the correct specialization of the statement topic and statement context archetypes. For instance, while the clinical_statement archetype states that the topic must be constrained to be a statement_topic archetype and the context must be constrained to be a statement_context archetype, a specialization of the clinical_statement archetype, say procedure_proposal, may constrain the parent clinical_statement archetype pattern by specifying that the topic must be Procedure (a valid specialization of the StatementTopic pattern) and that the context must be the Proposal archetype (a valid specialization of the StatementContext pattern). Hence, rather than defining ClinicalStatement specializations in the reference model, all specializations are defined as constraints on the parent clinical_statement archetype within the archetype layer of the model. This approach is illustrated below:</w:t>
      </w:r>
    </w:p>
    <w:p w14:paraId="62BCE049" w14:textId="77777777" w:rsidR="00E478C5" w:rsidRDefault="006728F8" w:rsidP="00E478C5">
      <w:pPr>
        <w:pStyle w:val="normal0"/>
        <w:keepNext/>
      </w:pPr>
      <w:r>
        <w:rPr>
          <w:noProof/>
        </w:rPr>
        <mc:AlternateContent>
          <mc:Choice Requires="wpg">
            <w:drawing>
              <wp:inline distT="114300" distB="114300" distL="114300" distR="114300" wp14:anchorId="34123895" wp14:editId="5AE5778C">
                <wp:extent cx="5600700" cy="4422140"/>
                <wp:effectExtent l="0" t="0" r="38100" b="22860"/>
                <wp:docPr id="30" name=""/>
                <wp:cNvGraphicFramePr/>
                <a:graphic xmlns:a="http://schemas.openxmlformats.org/drawingml/2006/main">
                  <a:graphicData uri="http://schemas.microsoft.com/office/word/2010/wordprocessingGroup">
                    <wpg:wgp>
                      <wpg:cNvGrpSpPr/>
                      <wpg:grpSpPr>
                        <a:xfrm>
                          <a:off x="0" y="0"/>
                          <a:ext cx="5600700" cy="4422140"/>
                          <a:chOff x="466725" y="297175"/>
                          <a:chExt cx="5619900" cy="4267225"/>
                        </a:xfrm>
                      </wpg:grpSpPr>
                      <wps:wsp>
                        <wps:cNvPr id="63" name="Rounded Rectangle 63"/>
                        <wps:cNvSpPr/>
                        <wps:spPr>
                          <a:xfrm>
                            <a:off x="2762250" y="297175"/>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554828E3" w14:textId="77777777" w:rsidR="008D660F" w:rsidRDefault="008D660F">
                              <w:pPr>
                                <w:pStyle w:val="normal0"/>
                                <w:spacing w:after="0" w:line="240" w:lineRule="auto"/>
                                <w:jc w:val="center"/>
                                <w:textDirection w:val="btLr"/>
                              </w:pPr>
                              <w:r>
                                <w:rPr>
                                  <w:rFonts w:ascii="Arial" w:eastAsia="Arial" w:hAnsi="Arial" w:cs="Arial"/>
                                  <w:sz w:val="20"/>
                                </w:rPr>
                                <w:t>Clinical statement</w:t>
                              </w:r>
                            </w:p>
                          </w:txbxContent>
                        </wps:txbx>
                        <wps:bodyPr lIns="91425" tIns="91425" rIns="91425" bIns="91425" anchor="ctr" anchorCtr="0"/>
                      </wps:wsp>
                      <wps:wsp>
                        <wps:cNvPr id="64" name="Rounded Rectangle 64"/>
                        <wps:cNvSpPr/>
                        <wps:spPr>
                          <a:xfrm>
                            <a:off x="466725" y="297175"/>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020EFDDA" w14:textId="77777777" w:rsidR="008D660F" w:rsidRDefault="008D660F">
                              <w:pPr>
                                <w:pStyle w:val="normal0"/>
                                <w:spacing w:after="0" w:line="240" w:lineRule="auto"/>
                                <w:jc w:val="center"/>
                                <w:textDirection w:val="btLr"/>
                              </w:pPr>
                              <w:r>
                                <w:rPr>
                                  <w:rFonts w:ascii="Arial" w:eastAsia="Arial" w:hAnsi="Arial" w:cs="Arial"/>
                                  <w:sz w:val="20"/>
                                </w:rPr>
                                <w:t>Statement topic</w:t>
                              </w:r>
                            </w:p>
                          </w:txbxContent>
                        </wps:txbx>
                        <wps:bodyPr lIns="91425" tIns="91425" rIns="91425" bIns="91425" anchor="ctr" anchorCtr="0"/>
                      </wps:wsp>
                      <wps:wsp>
                        <wps:cNvPr id="65" name="Rounded Rectangle 65"/>
                        <wps:cNvSpPr/>
                        <wps:spPr>
                          <a:xfrm>
                            <a:off x="5114925" y="297175"/>
                            <a:ext cx="9717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529A56F" w14:textId="77777777" w:rsidR="008D660F" w:rsidRDefault="008D660F">
                              <w:pPr>
                                <w:pStyle w:val="normal0"/>
                                <w:spacing w:after="0" w:line="240" w:lineRule="auto"/>
                                <w:jc w:val="center"/>
                                <w:textDirection w:val="btLr"/>
                              </w:pPr>
                              <w:r>
                                <w:rPr>
                                  <w:rFonts w:ascii="Arial" w:eastAsia="Arial" w:hAnsi="Arial" w:cs="Arial"/>
                                  <w:sz w:val="20"/>
                                </w:rPr>
                                <w:t>Statement context</w:t>
                              </w:r>
                            </w:p>
                          </w:txbxContent>
                        </wps:txbx>
                        <wps:bodyPr lIns="91425" tIns="91425" rIns="91425" bIns="91425" anchor="ctr" anchorCtr="0"/>
                      </wps:wsp>
                      <wps:wsp>
                        <wps:cNvPr id="66" name="Rounded Rectangle 66"/>
                        <wps:cNvSpPr/>
                        <wps:spPr>
                          <a:xfrm>
                            <a:off x="466725" y="2135500"/>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57457486" w14:textId="77777777" w:rsidR="008D660F" w:rsidRDefault="008D660F">
                              <w:pPr>
                                <w:pStyle w:val="normal0"/>
                                <w:spacing w:after="0" w:line="240" w:lineRule="auto"/>
                                <w:jc w:val="center"/>
                                <w:textDirection w:val="btLr"/>
                              </w:pPr>
                              <w:r>
                                <w:rPr>
                                  <w:rFonts w:ascii="Arial" w:eastAsia="Arial" w:hAnsi="Arial" w:cs="Arial"/>
                                  <w:sz w:val="20"/>
                                </w:rPr>
                                <w:t>Act</w:t>
                              </w:r>
                            </w:p>
                          </w:txbxContent>
                        </wps:txbx>
                        <wps:bodyPr lIns="91425" tIns="91425" rIns="91425" bIns="91425" anchor="ctr" anchorCtr="0"/>
                      </wps:wsp>
                      <wps:wsp>
                        <wps:cNvPr id="67" name="Rounded Rectangle 67"/>
                        <wps:cNvSpPr/>
                        <wps:spPr>
                          <a:xfrm>
                            <a:off x="466725" y="3916700"/>
                            <a:ext cx="866700" cy="647700"/>
                          </a:xfrm>
                          <a:prstGeom prst="roundRect">
                            <a:avLst>
                              <a:gd name="adj" fmla="val 16667"/>
                            </a:avLst>
                          </a:prstGeom>
                          <a:solidFill>
                            <a:srgbClr val="D9EAD3"/>
                          </a:solidFill>
                          <a:ln w="9525" cap="flat" cmpd="sng">
                            <a:solidFill>
                              <a:srgbClr val="000000"/>
                            </a:solidFill>
                            <a:prstDash val="solid"/>
                            <a:round/>
                            <a:headEnd type="none" w="med" len="med"/>
                            <a:tailEnd type="none" w="med" len="med"/>
                          </a:ln>
                        </wps:spPr>
                        <wps:txbx>
                          <w:txbxContent>
                            <w:p w14:paraId="317A8B48" w14:textId="77777777" w:rsidR="008D660F" w:rsidRDefault="008D660F">
                              <w:pPr>
                                <w:pStyle w:val="normal0"/>
                                <w:spacing w:after="0" w:line="240" w:lineRule="auto"/>
                                <w:jc w:val="center"/>
                                <w:textDirection w:val="btLr"/>
                              </w:pPr>
                              <w:r>
                                <w:rPr>
                                  <w:rFonts w:ascii="Arial" w:eastAsia="Arial" w:hAnsi="Arial" w:cs="Arial"/>
                                  <w:sz w:val="20"/>
                                </w:rPr>
                                <w:t>Procedure</w:t>
                              </w:r>
                            </w:p>
                          </w:txbxContent>
                        </wps:txbx>
                        <wps:bodyPr lIns="91425" tIns="91425" rIns="91425" bIns="91425" anchor="ctr" anchorCtr="0"/>
                      </wps:wsp>
                      <wps:wsp>
                        <wps:cNvPr id="68" name="Rounded Rectangle 68"/>
                        <wps:cNvSpPr/>
                        <wps:spPr>
                          <a:xfrm>
                            <a:off x="2762250" y="1230625"/>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7C2D5E2B" w14:textId="77777777" w:rsidR="008D660F" w:rsidRDefault="008D660F">
                              <w:pPr>
                                <w:pStyle w:val="normal0"/>
                                <w:spacing w:after="0" w:line="240" w:lineRule="auto"/>
                                <w:jc w:val="center"/>
                                <w:textDirection w:val="btLr"/>
                              </w:pPr>
                              <w:r>
                                <w:rPr>
                                  <w:rFonts w:ascii="Arial" w:eastAsia="Arial" w:hAnsi="Arial" w:cs="Arial"/>
                                  <w:sz w:val="20"/>
                                </w:rPr>
                                <w:t>Indivisible clinical statement</w:t>
                              </w:r>
                            </w:p>
                          </w:txbxContent>
                        </wps:txbx>
                        <wps:bodyPr lIns="91425" tIns="91425" rIns="91425" bIns="91425" anchor="ctr" anchorCtr="0"/>
                      </wps:wsp>
                      <wps:wsp>
                        <wps:cNvPr id="69" name="Rounded Rectangle 69"/>
                        <wps:cNvSpPr/>
                        <wps:spPr>
                          <a:xfrm>
                            <a:off x="2762250" y="21355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71722924" w14:textId="77777777" w:rsidR="008D660F" w:rsidRDefault="008D660F">
                              <w:pPr>
                                <w:pStyle w:val="normal0"/>
                                <w:spacing w:after="0" w:line="240" w:lineRule="auto"/>
                                <w:jc w:val="center"/>
                                <w:textDirection w:val="btLr"/>
                              </w:pPr>
                              <w:r>
                                <w:rPr>
                                  <w:rFonts w:ascii="Arial" w:eastAsia="Arial" w:hAnsi="Arial" w:cs="Arial"/>
                                  <w:sz w:val="20"/>
                                </w:rPr>
                                <w:t>Act statement</w:t>
                              </w:r>
                            </w:p>
                          </w:txbxContent>
                        </wps:txbx>
                        <wps:bodyPr lIns="91425" tIns="91425" rIns="91425" bIns="91425" anchor="ctr" anchorCtr="0"/>
                      </wps:wsp>
                      <wps:wsp>
                        <wps:cNvPr id="70" name="Rounded Rectangle 70"/>
                        <wps:cNvSpPr/>
                        <wps:spPr>
                          <a:xfrm>
                            <a:off x="2762250" y="30261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1CF945EC" w14:textId="77777777" w:rsidR="008D660F" w:rsidRDefault="008D660F">
                              <w:pPr>
                                <w:pStyle w:val="normal0"/>
                                <w:spacing w:after="0" w:line="240" w:lineRule="auto"/>
                                <w:jc w:val="center"/>
                                <w:textDirection w:val="btLr"/>
                              </w:pPr>
                              <w:r>
                                <w:rPr>
                                  <w:rFonts w:ascii="Arial" w:eastAsia="Arial" w:hAnsi="Arial" w:cs="Arial"/>
                                  <w:sz w:val="20"/>
                                </w:rPr>
                                <w:t>Proposal statement</w:t>
                              </w:r>
                            </w:p>
                          </w:txbxContent>
                        </wps:txbx>
                        <wps:bodyPr lIns="91425" tIns="91425" rIns="91425" bIns="91425" anchor="ctr" anchorCtr="0"/>
                      </wps:wsp>
                      <wps:wsp>
                        <wps:cNvPr id="71" name="Rounded Rectangle 71"/>
                        <wps:cNvSpPr/>
                        <wps:spPr>
                          <a:xfrm>
                            <a:off x="2762250" y="3916700"/>
                            <a:ext cx="942900" cy="647700"/>
                          </a:xfrm>
                          <a:prstGeom prst="roundRect">
                            <a:avLst>
                              <a:gd name="adj" fmla="val 16667"/>
                            </a:avLst>
                          </a:prstGeom>
                          <a:solidFill>
                            <a:srgbClr val="FCE5CD"/>
                          </a:solidFill>
                          <a:ln w="9525" cap="flat" cmpd="sng">
                            <a:solidFill>
                              <a:srgbClr val="000000"/>
                            </a:solidFill>
                            <a:prstDash val="solid"/>
                            <a:round/>
                            <a:headEnd type="none" w="med" len="med"/>
                            <a:tailEnd type="none" w="med" len="med"/>
                          </a:ln>
                        </wps:spPr>
                        <wps:txbx>
                          <w:txbxContent>
                            <w:p w14:paraId="657EEC53" w14:textId="77777777" w:rsidR="008D660F" w:rsidRDefault="008D660F">
                              <w:pPr>
                                <w:pStyle w:val="normal0"/>
                                <w:spacing w:after="0" w:line="240" w:lineRule="auto"/>
                                <w:jc w:val="center"/>
                                <w:textDirection w:val="btLr"/>
                              </w:pPr>
                              <w:r>
                                <w:rPr>
                                  <w:rFonts w:ascii="Arial" w:eastAsia="Arial" w:hAnsi="Arial" w:cs="Arial"/>
                                  <w:sz w:val="20"/>
                                </w:rPr>
                                <w:t>Procedure proposal</w:t>
                              </w:r>
                            </w:p>
                          </w:txbxContent>
                        </wps:txbx>
                        <wps:bodyPr lIns="91425" tIns="91425" rIns="91425" bIns="91425" anchor="ctr" anchorCtr="0"/>
                      </wps:wsp>
                      <wps:wsp>
                        <wps:cNvPr id="72" name="Rounded Rectangle 72"/>
                        <wps:cNvSpPr/>
                        <wps:spPr>
                          <a:xfrm>
                            <a:off x="5133975" y="2135500"/>
                            <a:ext cx="9429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F073CD5" w14:textId="77777777" w:rsidR="008D660F" w:rsidRDefault="008D660F">
                              <w:pPr>
                                <w:pStyle w:val="normal0"/>
                                <w:spacing w:after="0" w:line="240" w:lineRule="auto"/>
                                <w:jc w:val="center"/>
                                <w:textDirection w:val="btLr"/>
                              </w:pPr>
                              <w:r>
                                <w:rPr>
                                  <w:rFonts w:ascii="Arial" w:eastAsia="Arial" w:hAnsi="Arial" w:cs="Arial"/>
                                  <w:sz w:val="20"/>
                                </w:rPr>
                                <w:t>Action context</w:t>
                              </w:r>
                            </w:p>
                          </w:txbxContent>
                        </wps:txbx>
                        <wps:bodyPr lIns="91425" tIns="91425" rIns="91425" bIns="91425" anchor="ctr" anchorCtr="0"/>
                      </wps:wsp>
                      <wps:wsp>
                        <wps:cNvPr id="73" name="Rounded Rectangle 73"/>
                        <wps:cNvSpPr/>
                        <wps:spPr>
                          <a:xfrm>
                            <a:off x="5138775" y="3026100"/>
                            <a:ext cx="942900" cy="647700"/>
                          </a:xfrm>
                          <a:prstGeom prst="roundRect">
                            <a:avLst>
                              <a:gd name="adj" fmla="val 16667"/>
                            </a:avLst>
                          </a:prstGeom>
                          <a:solidFill>
                            <a:srgbClr val="CFE2F3"/>
                          </a:solidFill>
                          <a:ln w="9525" cap="flat" cmpd="sng">
                            <a:solidFill>
                              <a:srgbClr val="000000"/>
                            </a:solidFill>
                            <a:prstDash val="solid"/>
                            <a:round/>
                            <a:headEnd type="none" w="med" len="med"/>
                            <a:tailEnd type="none" w="med" len="med"/>
                          </a:ln>
                        </wps:spPr>
                        <wps:txbx>
                          <w:txbxContent>
                            <w:p w14:paraId="25605C3C" w14:textId="77777777" w:rsidR="008D660F" w:rsidRDefault="008D660F">
                              <w:pPr>
                                <w:pStyle w:val="normal0"/>
                                <w:spacing w:after="0" w:line="240" w:lineRule="auto"/>
                                <w:jc w:val="center"/>
                                <w:textDirection w:val="btLr"/>
                              </w:pPr>
                              <w:r>
                                <w:rPr>
                                  <w:rFonts w:ascii="Arial" w:eastAsia="Arial" w:hAnsi="Arial" w:cs="Arial"/>
                                  <w:sz w:val="20"/>
                                </w:rPr>
                                <w:t>Proposal</w:t>
                              </w:r>
                            </w:p>
                          </w:txbxContent>
                        </wps:txbx>
                        <wps:bodyPr lIns="91425" tIns="91425" rIns="91425" bIns="91425" anchor="ctr" anchorCtr="0"/>
                      </wps:wsp>
                      <wps:wsp>
                        <wps:cNvPr id="74" name="Straight Arrow Connector 74"/>
                        <wps:cNvCnPr/>
                        <wps:spPr>
                          <a:xfrm rot="10800000">
                            <a:off x="3233700" y="945025"/>
                            <a:ext cx="0" cy="285600"/>
                          </a:xfrm>
                          <a:prstGeom prst="straightConnector1">
                            <a:avLst/>
                          </a:prstGeom>
                          <a:noFill/>
                          <a:ln w="9525" cap="flat" cmpd="sng">
                            <a:solidFill>
                              <a:srgbClr val="000000"/>
                            </a:solidFill>
                            <a:prstDash val="solid"/>
                            <a:round/>
                            <a:headEnd type="none" w="lg" len="lg"/>
                            <a:tailEnd type="triangle" w="lg" len="lg"/>
                          </a:ln>
                        </wps:spPr>
                        <wps:bodyPr/>
                      </wps:wsp>
                      <wps:wsp>
                        <wps:cNvPr id="75" name="Straight Arrow Connector 75"/>
                        <wps:cNvCnPr/>
                        <wps:spPr>
                          <a:xfrm rot="10800000">
                            <a:off x="3233700" y="1878400"/>
                            <a:ext cx="0" cy="257100"/>
                          </a:xfrm>
                          <a:prstGeom prst="straightConnector1">
                            <a:avLst/>
                          </a:prstGeom>
                          <a:noFill/>
                          <a:ln w="9525" cap="flat" cmpd="sng">
                            <a:solidFill>
                              <a:srgbClr val="000000"/>
                            </a:solidFill>
                            <a:prstDash val="solid"/>
                            <a:round/>
                            <a:headEnd type="none" w="lg" len="lg"/>
                            <a:tailEnd type="triangle" w="lg" len="lg"/>
                          </a:ln>
                        </wps:spPr>
                        <wps:bodyPr/>
                      </wps:wsp>
                      <wps:wsp>
                        <wps:cNvPr id="76" name="Straight Arrow Connector 76"/>
                        <wps:cNvCnPr/>
                        <wps:spPr>
                          <a:xfrm rot="10800000">
                            <a:off x="3233700" y="2783100"/>
                            <a:ext cx="0" cy="243000"/>
                          </a:xfrm>
                          <a:prstGeom prst="straightConnector1">
                            <a:avLst/>
                          </a:prstGeom>
                          <a:noFill/>
                          <a:ln w="9525" cap="flat" cmpd="sng">
                            <a:solidFill>
                              <a:srgbClr val="000000"/>
                            </a:solidFill>
                            <a:prstDash val="solid"/>
                            <a:round/>
                            <a:headEnd type="none" w="lg" len="lg"/>
                            <a:tailEnd type="triangle" w="lg" len="lg"/>
                          </a:ln>
                        </wps:spPr>
                        <wps:bodyPr/>
                      </wps:wsp>
                      <wps:wsp>
                        <wps:cNvPr id="77" name="Straight Arrow Connector 77"/>
                        <wps:cNvCnPr/>
                        <wps:spPr>
                          <a:xfrm rot="10800000">
                            <a:off x="3233700" y="3673700"/>
                            <a:ext cx="0" cy="243000"/>
                          </a:xfrm>
                          <a:prstGeom prst="straightConnector1">
                            <a:avLst/>
                          </a:prstGeom>
                          <a:noFill/>
                          <a:ln w="9525" cap="flat" cmpd="sng">
                            <a:solidFill>
                              <a:srgbClr val="000000"/>
                            </a:solidFill>
                            <a:prstDash val="solid"/>
                            <a:round/>
                            <a:headEnd type="none" w="lg" len="lg"/>
                            <a:tailEnd type="triangle" w="lg" len="lg"/>
                          </a:ln>
                        </wps:spPr>
                        <wps:bodyPr/>
                      </wps:wsp>
                      <wps:wsp>
                        <wps:cNvPr id="78" name="Straight Arrow Connector 78"/>
                        <wps:cNvCnPr/>
                        <wps:spPr>
                          <a:xfrm rot="10800000">
                            <a:off x="1333350" y="621025"/>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79" name="Straight Arrow Connector 79"/>
                        <wps:cNvCnPr/>
                        <wps:spPr>
                          <a:xfrm>
                            <a:off x="3705150" y="621025"/>
                            <a:ext cx="1409700" cy="0"/>
                          </a:xfrm>
                          <a:prstGeom prst="straightConnector1">
                            <a:avLst/>
                          </a:prstGeom>
                          <a:noFill/>
                          <a:ln w="9525" cap="flat" cmpd="sng">
                            <a:solidFill>
                              <a:srgbClr val="000000"/>
                            </a:solidFill>
                            <a:prstDash val="dash"/>
                            <a:round/>
                            <a:headEnd type="none" w="lg" len="lg"/>
                            <a:tailEnd type="stealth" w="lg" len="lg"/>
                          </a:ln>
                        </wps:spPr>
                        <wps:bodyPr/>
                      </wps:wsp>
                      <wps:wsp>
                        <wps:cNvPr id="80" name="Straight Arrow Connector 80"/>
                        <wps:cNvCnPr/>
                        <wps:spPr>
                          <a:xfrm rot="10800000">
                            <a:off x="900075" y="944800"/>
                            <a:ext cx="0" cy="1190700"/>
                          </a:xfrm>
                          <a:prstGeom prst="straightConnector1">
                            <a:avLst/>
                          </a:prstGeom>
                          <a:noFill/>
                          <a:ln w="9525" cap="flat" cmpd="sng">
                            <a:solidFill>
                              <a:srgbClr val="000000"/>
                            </a:solidFill>
                            <a:prstDash val="solid"/>
                            <a:round/>
                            <a:headEnd type="none" w="lg" len="lg"/>
                            <a:tailEnd type="triangle" w="lg" len="lg"/>
                          </a:ln>
                        </wps:spPr>
                        <wps:bodyPr/>
                      </wps:wsp>
                      <wps:wsp>
                        <wps:cNvPr id="81" name="Straight Arrow Connector 81"/>
                        <wps:cNvCnPr/>
                        <wps:spPr>
                          <a:xfrm rot="10800000">
                            <a:off x="900075" y="2783300"/>
                            <a:ext cx="0" cy="1133400"/>
                          </a:xfrm>
                          <a:prstGeom prst="straightConnector1">
                            <a:avLst/>
                          </a:prstGeom>
                          <a:noFill/>
                          <a:ln w="9525" cap="flat" cmpd="sng">
                            <a:solidFill>
                              <a:srgbClr val="000000"/>
                            </a:solidFill>
                            <a:prstDash val="solid"/>
                            <a:round/>
                            <a:headEnd type="none" w="lg" len="lg"/>
                            <a:tailEnd type="triangle" w="lg" len="lg"/>
                          </a:ln>
                        </wps:spPr>
                        <wps:bodyPr/>
                      </wps:wsp>
                      <wps:wsp>
                        <wps:cNvPr id="82" name="Straight Arrow Connector 82"/>
                        <wps:cNvCnPr/>
                        <wps:spPr>
                          <a:xfrm rot="10800000">
                            <a:off x="1333350" y="24593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3" name="Straight Arrow Connector 83"/>
                        <wps:cNvCnPr/>
                        <wps:spPr>
                          <a:xfrm rot="10800000">
                            <a:off x="1333350" y="42405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4" name="Straight Arrow Connector 84"/>
                        <wps:cNvCnPr/>
                        <wps:spPr>
                          <a:xfrm>
                            <a:off x="3705150" y="3349950"/>
                            <a:ext cx="1433700" cy="0"/>
                          </a:xfrm>
                          <a:prstGeom prst="straightConnector1">
                            <a:avLst/>
                          </a:prstGeom>
                          <a:noFill/>
                          <a:ln w="9525" cap="flat" cmpd="sng">
                            <a:solidFill>
                              <a:srgbClr val="000000"/>
                            </a:solidFill>
                            <a:prstDash val="dash"/>
                            <a:round/>
                            <a:headEnd type="none" w="lg" len="lg"/>
                            <a:tailEnd type="stealth" w="lg" len="lg"/>
                          </a:ln>
                        </wps:spPr>
                        <wps:bodyPr/>
                      </wps:wsp>
                      <wps:wsp>
                        <wps:cNvPr id="85" name="Straight Arrow Connector 85"/>
                        <wps:cNvCnPr/>
                        <wps:spPr>
                          <a:xfrm>
                            <a:off x="3705150" y="2459350"/>
                            <a:ext cx="1428900" cy="0"/>
                          </a:xfrm>
                          <a:prstGeom prst="straightConnector1">
                            <a:avLst/>
                          </a:prstGeom>
                          <a:noFill/>
                          <a:ln w="9525" cap="flat" cmpd="sng">
                            <a:solidFill>
                              <a:srgbClr val="000000"/>
                            </a:solidFill>
                            <a:prstDash val="dash"/>
                            <a:round/>
                            <a:headEnd type="none" w="lg" len="lg"/>
                            <a:tailEnd type="stealth" w="lg" len="lg"/>
                          </a:ln>
                        </wps:spPr>
                        <wps:bodyPr/>
                      </wps:wsp>
                      <wps:wsp>
                        <wps:cNvPr id="86" name="Straight Arrow Connector 86"/>
                        <wps:cNvCnPr/>
                        <wps:spPr>
                          <a:xfrm rot="10800000">
                            <a:off x="5600625" y="944800"/>
                            <a:ext cx="4800" cy="1190700"/>
                          </a:xfrm>
                          <a:prstGeom prst="straightConnector1">
                            <a:avLst/>
                          </a:prstGeom>
                          <a:noFill/>
                          <a:ln w="9525" cap="flat" cmpd="sng">
                            <a:solidFill>
                              <a:srgbClr val="000000"/>
                            </a:solidFill>
                            <a:prstDash val="solid"/>
                            <a:round/>
                            <a:headEnd type="none" w="lg" len="lg"/>
                            <a:tailEnd type="triangle" w="lg" len="lg"/>
                          </a:ln>
                        </wps:spPr>
                        <wps:bodyPr/>
                      </wps:wsp>
                      <wps:wsp>
                        <wps:cNvPr id="87" name="Straight Arrow Connector 87"/>
                        <wps:cNvCnPr/>
                        <wps:spPr>
                          <a:xfrm rot="10800000">
                            <a:off x="5605425" y="2783100"/>
                            <a:ext cx="4800" cy="243000"/>
                          </a:xfrm>
                          <a:prstGeom prst="straightConnector1">
                            <a:avLst/>
                          </a:prstGeom>
                          <a:noFill/>
                          <a:ln w="9525" cap="flat" cmpd="sng">
                            <a:solidFill>
                              <a:srgbClr val="000000"/>
                            </a:solidFill>
                            <a:prstDash val="solid"/>
                            <a:round/>
                            <a:headEnd type="none" w="lg" len="lg"/>
                            <a:tailEnd type="triangle" w="lg" len="lg"/>
                          </a:ln>
                        </wps:spPr>
                        <wps:bodyPr/>
                      </wps:wsp>
                      <wps:wsp>
                        <wps:cNvPr id="88" name="Text Box 88"/>
                        <wps:cNvSpPr txBox="1"/>
                        <wps:spPr>
                          <a:xfrm>
                            <a:off x="3829050" y="335125"/>
                            <a:ext cx="971700" cy="285900"/>
                          </a:xfrm>
                          <a:prstGeom prst="rect">
                            <a:avLst/>
                          </a:prstGeom>
                          <a:noFill/>
                          <a:ln>
                            <a:noFill/>
                          </a:ln>
                        </wps:spPr>
                        <wps:txbx>
                          <w:txbxContent>
                            <w:p w14:paraId="5033BA27"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s:wsp>
                        <wps:cNvPr id="89" name="Text Box 89"/>
                        <wps:cNvSpPr txBox="1"/>
                        <wps:spPr>
                          <a:xfrm>
                            <a:off x="1561987" y="335125"/>
                            <a:ext cx="971700" cy="285900"/>
                          </a:xfrm>
                          <a:prstGeom prst="rect">
                            <a:avLst/>
                          </a:prstGeom>
                          <a:noFill/>
                          <a:ln>
                            <a:noFill/>
                          </a:ln>
                        </wps:spPr>
                        <wps:txbx>
                          <w:txbxContent>
                            <w:p w14:paraId="29466EF7"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s:wsp>
                        <wps:cNvPr id="90" name="Text Box 90"/>
                        <wps:cNvSpPr txBox="1"/>
                        <wps:spPr>
                          <a:xfrm>
                            <a:off x="3924150" y="2135500"/>
                            <a:ext cx="971700" cy="285900"/>
                          </a:xfrm>
                          <a:prstGeom prst="rect">
                            <a:avLst/>
                          </a:prstGeom>
                          <a:noFill/>
                          <a:ln>
                            <a:noFill/>
                          </a:ln>
                        </wps:spPr>
                        <wps:txbx>
                          <w:txbxContent>
                            <w:p w14:paraId="5A00F732"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s:wsp>
                        <wps:cNvPr id="91" name="Text Box 91"/>
                        <wps:cNvSpPr txBox="1"/>
                        <wps:spPr>
                          <a:xfrm>
                            <a:off x="3936112" y="3026100"/>
                            <a:ext cx="971700" cy="285900"/>
                          </a:xfrm>
                          <a:prstGeom prst="rect">
                            <a:avLst/>
                          </a:prstGeom>
                          <a:noFill/>
                          <a:ln>
                            <a:noFill/>
                          </a:ln>
                        </wps:spPr>
                        <wps:txbx>
                          <w:txbxContent>
                            <w:p w14:paraId="2360FF39"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s:wsp>
                        <wps:cNvPr id="92" name="Text Box 92"/>
                        <wps:cNvSpPr txBox="1"/>
                        <wps:spPr>
                          <a:xfrm>
                            <a:off x="1514475" y="2135500"/>
                            <a:ext cx="971700" cy="285900"/>
                          </a:xfrm>
                          <a:prstGeom prst="rect">
                            <a:avLst/>
                          </a:prstGeom>
                          <a:noFill/>
                          <a:ln>
                            <a:noFill/>
                          </a:ln>
                        </wps:spPr>
                        <wps:txbx>
                          <w:txbxContent>
                            <w:p w14:paraId="40A67480"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s:wsp>
                        <wps:cNvPr id="93" name="Text Box 93"/>
                        <wps:cNvSpPr txBox="1"/>
                        <wps:spPr>
                          <a:xfrm>
                            <a:off x="1561987" y="3916700"/>
                            <a:ext cx="971700" cy="285900"/>
                          </a:xfrm>
                          <a:prstGeom prst="rect">
                            <a:avLst/>
                          </a:prstGeom>
                          <a:noFill/>
                          <a:ln>
                            <a:noFill/>
                          </a:ln>
                        </wps:spPr>
                        <wps:txbx>
                          <w:txbxContent>
                            <w:p w14:paraId="698C93EA" w14:textId="77777777" w:rsidR="008D660F" w:rsidRDefault="008D660F">
                              <w:pPr>
                                <w:pStyle w:val="normal0"/>
                                <w:spacing w:after="0" w:line="240" w:lineRule="auto"/>
                                <w:textDirection w:val="btLr"/>
                              </w:pPr>
                              <w:proofErr w:type="gramStart"/>
                              <w:r>
                                <w:rPr>
                                  <w:rFonts w:ascii="Arial" w:eastAsia="Arial" w:hAnsi="Arial" w:cs="Arial"/>
                                  <w:sz w:val="18"/>
                                </w:rPr>
                                <w:t>use</w:t>
                              </w:r>
                              <w:proofErr w:type="gramEnd"/>
                              <w:r>
                                <w:rPr>
                                  <w:rFonts w:ascii="Arial" w:eastAsia="Arial" w:hAnsi="Arial" w:cs="Arial"/>
                                  <w:sz w:val="18"/>
                                </w:rPr>
                                <w:t>_archetype</w:t>
                              </w:r>
                            </w:p>
                          </w:txbxContent>
                        </wps:txbx>
                        <wps:bodyPr lIns="91425" tIns="91425" rIns="91425" bIns="91425" anchor="t" anchorCtr="0"/>
                      </wps:wsp>
                    </wpg:wgp>
                  </a:graphicData>
                </a:graphic>
              </wp:inline>
            </w:drawing>
          </mc:Choice>
          <mc:Fallback>
            <w:pict>
              <v:group id="_x0000_s1078" style="width:441pt;height:348.2pt;mso-position-horizontal-relative:char;mso-position-vertical-relative:line" coordorigin="466725,297175" coordsize="5619900,4267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">
                <v:roundrect id="Rounded Rectangle 63" o:spid="_x0000_s1079" style="position:absolute;left:2762250;top:297175;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MyJpwwAA&#10;ANsAAAAPAAAAZHJzL2Rvd25yZXYueG1sRI9PawIxFMTvBb9DeEJvmrUFK6tR1LbQQyn4B70+Ns9N&#10;cPOy3aQav31TEHocZuY3zGyRXCMu1AXrWcFoWIAgrry2XCvY794HExAhImtsPJOCGwVYzHsPMyy1&#10;v/KGLttYiwzhUKICE2NbShkqQw7D0LfE2Tv5zmHMsqul7vCa4a6RT0Uxlg4t5wWDLa0NVeftj1OQ&#10;Xl7d+utWL98sHz8N8+pgv5NSj/20nIKIlOJ/+N7+0ArGz/D3Jf8AOf8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MyJpwwAAANsAAAAPAAAAAAAAAAAAAAAAAJcCAABkcnMvZG93&#10;bnJldi54bWxQSwUGAAAAAAQABAD1AAAAhwMAAAAA&#10;" fillcolor="#fce5cd">
                  <v:textbox inset="91425emu,91425emu,91425emu,91425emu">
                    <w:txbxContent>
                      <w:p w14:paraId="554828E3" w14:textId="77777777" w:rsidR="00401064" w:rsidRDefault="00401064">
                        <w:pPr>
                          <w:pStyle w:val="normal0"/>
                          <w:spacing w:after="0" w:line="240" w:lineRule="auto"/>
                          <w:jc w:val="center"/>
                          <w:textDirection w:val="btLr"/>
                        </w:pPr>
                        <w:r>
                          <w:rPr>
                            <w:rFonts w:ascii="Arial" w:eastAsia="Arial" w:hAnsi="Arial" w:cs="Arial"/>
                            <w:sz w:val="20"/>
                          </w:rPr>
                          <w:t>Clinical statement</w:t>
                        </w:r>
                      </w:p>
                    </w:txbxContent>
                  </v:textbox>
                </v:roundrect>
                <v:roundrect id="Rounded Rectangle 64" o:spid="_x0000_s1080" style="position:absolute;left:466725;top:297175;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JeXmxgAA&#10;ANsAAAAPAAAAZHJzL2Rvd25yZXYueG1sRI9Ba8JAFITvBf/D8gRvddPWSohZpdgGvPRQFTG3Z/aZ&#10;pM2+DdlVY399Vyh4HGbmGyZd9KYRZ+pcbVnB0zgCQVxYXXOpYLvJHmMQziNrbCyTgis5WMwHDykm&#10;2l74i85rX4oAYZeggsr7NpHSFRUZdGPbEgfvaDuDPsiulLrDS4CbRj5H0VQarDksVNjSsqLiZ30y&#10;Cugly35f+TP+qO1umV/z791h/67UaNi/zUB46v09/N9eaQXTCdy+hB8g5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JeXmxgAAANsAAAAPAAAAAAAAAAAAAAAAAJcCAABkcnMv&#10;ZG93bnJldi54bWxQSwUGAAAAAAQABAD1AAAAigMAAAAA&#10;" fillcolor="#d9ead3">
                  <v:textbox inset="91425emu,91425emu,91425emu,91425emu">
                    <w:txbxContent>
                      <w:p w14:paraId="020EFDDA" w14:textId="77777777" w:rsidR="00401064" w:rsidRDefault="00401064">
                        <w:pPr>
                          <w:pStyle w:val="normal0"/>
                          <w:spacing w:after="0" w:line="240" w:lineRule="auto"/>
                          <w:jc w:val="center"/>
                          <w:textDirection w:val="btLr"/>
                        </w:pPr>
                        <w:r>
                          <w:rPr>
                            <w:rFonts w:ascii="Arial" w:eastAsia="Arial" w:hAnsi="Arial" w:cs="Arial"/>
                            <w:sz w:val="20"/>
                          </w:rPr>
                          <w:t>Statement topic</w:t>
                        </w:r>
                      </w:p>
                    </w:txbxContent>
                  </v:textbox>
                </v:roundrect>
                <v:roundrect id="Rounded Rectangle 65" o:spid="_x0000_s1081" style="position:absolute;left:5114925;top:297175;width:971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XTUwgAA&#10;ANsAAAAPAAAAZHJzL2Rvd25yZXYueG1sRI/RisIwFETfF/yHcBd8W9MV7ErXVEpFEOqDq37Apbnb&#10;ljY3pYla/94Igo/DzJxhVuvRdOJKg2ssK/ieRSCIS6sbrhScT9uvJQjnkTV2lknBnRys08nHChNt&#10;b/xH16OvRICwS1BB7X2fSOnKmgy6me2Jg/dvB4M+yKGSesBbgJtOzqMolgYbDgs19pTXVLbHi1HQ&#10;xvleHzYR/RAXRZMX2fLgM6Wmn2P2C8LT6N/hV3unFcQLeH4JP0Cm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GFdNTCAAAA2wAAAA8AAAAAAAAAAAAAAAAAlwIAAGRycy9kb3du&#10;cmV2LnhtbFBLBQYAAAAABAAEAPUAAACGAwAAAAA=&#10;" fillcolor="#cfe2f3">
                  <v:textbox inset="91425emu,91425emu,91425emu,91425emu">
                    <w:txbxContent>
                      <w:p w14:paraId="2529A56F" w14:textId="77777777" w:rsidR="00401064" w:rsidRDefault="00401064">
                        <w:pPr>
                          <w:pStyle w:val="normal0"/>
                          <w:spacing w:after="0" w:line="240" w:lineRule="auto"/>
                          <w:jc w:val="center"/>
                          <w:textDirection w:val="btLr"/>
                        </w:pPr>
                        <w:r>
                          <w:rPr>
                            <w:rFonts w:ascii="Arial" w:eastAsia="Arial" w:hAnsi="Arial" w:cs="Arial"/>
                            <w:sz w:val="20"/>
                          </w:rPr>
                          <w:t>Statement context</w:t>
                        </w:r>
                      </w:p>
                    </w:txbxContent>
                  </v:textbox>
                </v:roundrect>
                <v:roundrect id="Rounded Rectangle 66" o:spid="_x0000_s1082" style="position:absolute;left:466725;top:2135500;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94KxgAA&#10;ANsAAAAPAAAAZHJzL2Rvd25yZXYueG1sRI9Ba8JAFITvQv/D8gredNOKQdJspFgDXjxUS6i3Z/aZ&#10;pM2+DdlVo7++Wyj0OMzMN0y6HEwrLtS7xrKCp2kEgri0uuFKwcc+nyxAOI+ssbVMCm7kYJk9jFJM&#10;tL3yO112vhIBwi5BBbX3XSKlK2sy6Ka2Iw7eyfYGfZB9JXWP1wA3rXyOolgabDgs1NjRqqbye3c2&#10;CmiW5/c5bxfrxharw+3wVRw/35QaPw6vLyA8Df4//NfeaAVxDL9fwg+Q2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u94KxgAAANsAAAAPAAAAAAAAAAAAAAAAAJcCAABkcnMv&#10;ZG93bnJldi54bWxQSwUGAAAAAAQABAD1AAAAigMAAAAA&#10;" fillcolor="#d9ead3">
                  <v:textbox inset="91425emu,91425emu,91425emu,91425emu">
                    <w:txbxContent>
                      <w:p w14:paraId="57457486" w14:textId="77777777" w:rsidR="00401064" w:rsidRDefault="00401064">
                        <w:pPr>
                          <w:pStyle w:val="normal0"/>
                          <w:spacing w:after="0" w:line="240" w:lineRule="auto"/>
                          <w:jc w:val="center"/>
                          <w:textDirection w:val="btLr"/>
                        </w:pPr>
                        <w:r>
                          <w:rPr>
                            <w:rFonts w:ascii="Arial" w:eastAsia="Arial" w:hAnsi="Arial" w:cs="Arial"/>
                            <w:sz w:val="20"/>
                          </w:rPr>
                          <w:t>Act</w:t>
                        </w:r>
                      </w:p>
                    </w:txbxContent>
                  </v:textbox>
                </v:roundrect>
                <v:roundrect id="Rounded Rectangle 67" o:spid="_x0000_s1083" style="position:absolute;left:466725;top:3916700;width:8667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3uRxgAA&#10;ANsAAAAPAAAAZHJzL2Rvd25yZXYueG1sRI9Ba8JAFITvBf/D8gRvddMWNcSsUmwDXnqoipjbM/tM&#10;0mbfhuyqsb++KxR6HGbmGyZd9qYRF+pcbVnB0zgCQVxYXXOpYLfNHmMQziNrbCyTghs5WC4GDykm&#10;2l75ky4bX4oAYZeggsr7NpHSFRUZdGPbEgfvZDuDPsiulLrDa4CbRj5H0VQarDksVNjSqqLie3M2&#10;Cugly34m/BG/13a/ym/51/54eFNqNOxf5yA89f4//NdeawXTGdy/hB8gF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u93uRxgAAANsAAAAPAAAAAAAAAAAAAAAAAJcCAABkcnMv&#10;ZG93bnJldi54bWxQSwUGAAAAAAQABAD1AAAAigMAAAAA&#10;" fillcolor="#d9ead3">
                  <v:textbox inset="91425emu,91425emu,91425emu,91425emu">
                    <w:txbxContent>
                      <w:p w14:paraId="317A8B48" w14:textId="77777777" w:rsidR="00401064" w:rsidRDefault="00401064">
                        <w:pPr>
                          <w:pStyle w:val="normal0"/>
                          <w:spacing w:after="0" w:line="240" w:lineRule="auto"/>
                          <w:jc w:val="center"/>
                          <w:textDirection w:val="btLr"/>
                        </w:pPr>
                        <w:r>
                          <w:rPr>
                            <w:rFonts w:ascii="Arial" w:eastAsia="Arial" w:hAnsi="Arial" w:cs="Arial"/>
                            <w:sz w:val="20"/>
                          </w:rPr>
                          <w:t>Procedure</w:t>
                        </w:r>
                      </w:p>
                    </w:txbxContent>
                  </v:textbox>
                </v:roundrect>
                <v:roundrect id="Rounded Rectangle 68" o:spid="_x0000_s1084" style="position:absolute;left:2762250;top:1230625;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l7AYwQAA&#10;ANsAAAAPAAAAZHJzL2Rvd25yZXYueG1sRE/LagIxFN0L/kO4QneaaRdWRuMwtS10UQo+0O1lcp0E&#10;JzfTSarx75tFocvDea+q5DpxpSFYzwoeZwUI4sZry62Cw/59ugARIrLGzjMpuFOAaj0erbDU/sZb&#10;uu5iK3IIhxIVmBj7UsrQGHIYZr4nztzZDw5jhkMr9YC3HO46+VQUc+nQcm4w2NPGUHPZ/TgF6fnV&#10;bb7ubf1m+fRpmF+O9jsp9TBJ9RJEpBT/xX/uD61gnsfmL/kHyP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pewGMEAAADbAAAADwAAAAAAAAAAAAAAAACXAgAAZHJzL2Rvd25y&#10;ZXYueG1sUEsFBgAAAAAEAAQA9QAAAIUDAAAAAA==&#10;" fillcolor="#fce5cd">
                  <v:textbox inset="91425emu,91425emu,91425emu,91425emu">
                    <w:txbxContent>
                      <w:p w14:paraId="7C2D5E2B" w14:textId="77777777" w:rsidR="00401064" w:rsidRDefault="00401064">
                        <w:pPr>
                          <w:pStyle w:val="normal0"/>
                          <w:spacing w:after="0" w:line="240" w:lineRule="auto"/>
                          <w:jc w:val="center"/>
                          <w:textDirection w:val="btLr"/>
                        </w:pPr>
                        <w:r>
                          <w:rPr>
                            <w:rFonts w:ascii="Arial" w:eastAsia="Arial" w:hAnsi="Arial" w:cs="Arial"/>
                            <w:sz w:val="20"/>
                          </w:rPr>
                          <w:t>Indivisible clinical statement</w:t>
                        </w:r>
                      </w:p>
                    </w:txbxContent>
                  </v:textbox>
                </v:roundrect>
                <v:roundrect id="Rounded Rectangle 69" o:spid="_x0000_s1085" style="position:absolute;left:2762250;top:21355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2xWDwwAA&#10;ANsAAAAPAAAAZHJzL2Rvd25yZXYueG1sRI9BawIxFITvQv9DeEJvNasHtatRrG2hBxG0pV4fm9dN&#10;6OZl3aQa/70RCh6HmfmGmS+Ta8SJumA9KxgOChDEldeWawVfn+9PUxAhImtsPJOCCwVYLh56cyy1&#10;P/OOTvtYiwzhUKICE2NbShkqQw7DwLfE2fvxncOYZVdL3eE5w10jR0Uxlg4t5wWDLa0NVb/7P6cg&#10;TV7denupV2+WDxvD/PJtj0mpx35azUBESvEe/m9/aAXjZ7h9yT9ALq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2xWDwwAAANsAAAAPAAAAAAAAAAAAAAAAAJcCAABkcnMvZG93&#10;bnJldi54bWxQSwUGAAAAAAQABAD1AAAAhwMAAAAA&#10;" fillcolor="#fce5cd">
                  <v:textbox inset="91425emu,91425emu,91425emu,91425emu">
                    <w:txbxContent>
                      <w:p w14:paraId="71722924" w14:textId="77777777" w:rsidR="00401064" w:rsidRDefault="00401064">
                        <w:pPr>
                          <w:pStyle w:val="normal0"/>
                          <w:spacing w:after="0" w:line="240" w:lineRule="auto"/>
                          <w:jc w:val="center"/>
                          <w:textDirection w:val="btLr"/>
                        </w:pPr>
                        <w:r>
                          <w:rPr>
                            <w:rFonts w:ascii="Arial" w:eastAsia="Arial" w:hAnsi="Arial" w:cs="Arial"/>
                            <w:sz w:val="20"/>
                          </w:rPr>
                          <w:t>Act statement</w:t>
                        </w:r>
                      </w:p>
                    </w:txbxContent>
                  </v:textbox>
                </v:roundrect>
                <v:roundrect id="Rounded Rectangle 70" o:spid="_x0000_s1086" style="position:absolute;left:2762250;top:30261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CrDwAAA&#10;ANsAAAAPAAAAZHJzL2Rvd25yZXYueG1sRE9NawIxEL0X/A9hhN5qtj3UshqXrVbwIIWq6HXYTDeh&#10;m8m6iRr/fXMo9Ph43/MquU5caQjWs4LnSQGCuPHacqvgsF8/vYEIEVlj55kU3ClAtRg9zLHU/sZf&#10;dN3FVuQQDiUqMDH2pZShMeQwTHxPnLlvPziMGQ6t1APecrjr5EtRvEqHlnODwZ6Whpqf3cUpSNOV&#10;W37e2/rD8mlrmN+P9pyUehynegYiUor/4j/3RiuY5vX5S/4BcvE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OCrDwAAAANsAAAAPAAAAAAAAAAAAAAAAAJcCAABkcnMvZG93bnJl&#10;di54bWxQSwUGAAAAAAQABAD1AAAAhAMAAAAA&#10;" fillcolor="#fce5cd">
                  <v:textbox inset="91425emu,91425emu,91425emu,91425emu">
                    <w:txbxContent>
                      <w:p w14:paraId="1CF945EC" w14:textId="77777777" w:rsidR="00401064" w:rsidRDefault="00401064">
                        <w:pPr>
                          <w:pStyle w:val="normal0"/>
                          <w:spacing w:after="0" w:line="240" w:lineRule="auto"/>
                          <w:jc w:val="center"/>
                          <w:textDirection w:val="btLr"/>
                        </w:pPr>
                        <w:r>
                          <w:rPr>
                            <w:rFonts w:ascii="Arial" w:eastAsia="Arial" w:hAnsi="Arial" w:cs="Arial"/>
                            <w:sz w:val="20"/>
                          </w:rPr>
                          <w:t>Proposal statement</w:t>
                        </w:r>
                      </w:p>
                    </w:txbxContent>
                  </v:textbox>
                </v:roundrect>
                <v:roundrect id="Rounded Rectangle 71" o:spid="_x0000_s1087" style="position:absolute;left:2762250;top:39167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dI9YwwAA&#10;ANsAAAAPAAAAZHJzL2Rvd25yZXYueG1sRI9PawIxFMTvBb9DeEJv3aweatkaxfoHeihCbanXx+a5&#10;Cd28rJuo8dubQsHjMDO/Yabz5Fpxpj5YzwpGRQmCuPbacqPg+2vz9AIiRGSNrWdScKUA89ngYYqV&#10;9hf+pPMuNiJDOFSowMTYVVKG2pDDUPiOOHsH3zuMWfaN1D1eMty1clyWz9Kh5bxgsKOlofp3d3IK&#10;0mTllttrs1hb3n8Y5rcfe0xKPQ7T4hVEpBTv4f/2u1YwGcHfl/wD5O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dI9YwwAAANsAAAAPAAAAAAAAAAAAAAAAAJcCAABkcnMvZG93&#10;bnJldi54bWxQSwUGAAAAAAQABAD1AAAAhwMAAAAA&#10;" fillcolor="#fce5cd">
                  <v:textbox inset="91425emu,91425emu,91425emu,91425emu">
                    <w:txbxContent>
                      <w:p w14:paraId="657EEC53" w14:textId="77777777" w:rsidR="00401064" w:rsidRDefault="00401064">
                        <w:pPr>
                          <w:pStyle w:val="normal0"/>
                          <w:spacing w:after="0" w:line="240" w:lineRule="auto"/>
                          <w:jc w:val="center"/>
                          <w:textDirection w:val="btLr"/>
                        </w:pPr>
                        <w:r>
                          <w:rPr>
                            <w:rFonts w:ascii="Arial" w:eastAsia="Arial" w:hAnsi="Arial" w:cs="Arial"/>
                            <w:sz w:val="20"/>
                          </w:rPr>
                          <w:t>Procedure proposal</w:t>
                        </w:r>
                      </w:p>
                    </w:txbxContent>
                  </v:textbox>
                </v:roundrect>
                <v:roundrect id="Rounded Rectangle 72" o:spid="_x0000_s1088" style="position:absolute;left:5133975;top:21355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tXp9vgAA&#10;ANsAAAAPAAAAZHJzL2Rvd25yZXYueG1sRI/NCsIwEITvgu8QVvCmqR5UqlFKRRDqwb8HWJq1LTab&#10;0kStb28EweMwM98wq01navGk1lWWFUzGEQji3OqKCwXXy260AOE8ssbaMil4k4PNut9bYazti0/0&#10;PPtCBAi7GBWU3jexlC4vyaAb24Y4eDfbGvRBtoXULb4C3NRyGkUzabDisFBiQ2lJ+f38MArus/Sg&#10;j9uI5sRZVqVZsjj6RKnhoEuWIDx1/h/+tfdawXwK3y/hB8j1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a7V6fb4AAADbAAAADwAAAAAAAAAAAAAAAACXAgAAZHJzL2Rvd25yZXYu&#10;eG1sUEsFBgAAAAAEAAQA9QAAAIIDAAAAAA==&#10;" fillcolor="#cfe2f3">
                  <v:textbox inset="91425emu,91425emu,91425emu,91425emu">
                    <w:txbxContent>
                      <w:p w14:paraId="2F073CD5" w14:textId="77777777" w:rsidR="00401064" w:rsidRDefault="00401064">
                        <w:pPr>
                          <w:pStyle w:val="normal0"/>
                          <w:spacing w:after="0" w:line="240" w:lineRule="auto"/>
                          <w:jc w:val="center"/>
                          <w:textDirection w:val="btLr"/>
                        </w:pPr>
                        <w:r>
                          <w:rPr>
                            <w:rFonts w:ascii="Arial" w:eastAsia="Arial" w:hAnsi="Arial" w:cs="Arial"/>
                            <w:sz w:val="20"/>
                          </w:rPr>
                          <w:t>Action context</w:t>
                        </w:r>
                      </w:p>
                    </w:txbxContent>
                  </v:textbox>
                </v:roundrect>
                <v:roundrect id="Rounded Rectangle 73" o:spid="_x0000_s1089" style="position:absolute;left:5138775;top:3026100;width:942900;height:6477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mwgAA&#10;ANsAAAAPAAAAZHJzL2Rvd25yZXYueG1sRI/RisIwFETfhf2HcBf2TdN1QaWallIRFuqDVj/g0txt&#10;i81NaaJ2/94Igo/DzJxhNuloOnGjwbWWFXzPIhDEldUt1wrOp910BcJ5ZI2dZVLwTw7S5GOywVjb&#10;Ox/pVvpaBAi7GBU03vexlK5qyKCb2Z44eH92MOiDHGqpB7wHuOnkPIoW0mDLYaHBnvKGqkt5NQou&#10;i3yvD9uIlsRF0eZFtjr4TKmvzzFbg/A0+nf41f7VCpY/8PwSfoB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T53+bCAAAA2wAAAA8AAAAAAAAAAAAAAAAAlwIAAGRycy9kb3du&#10;cmV2LnhtbFBLBQYAAAAABAAEAPUAAACGAwAAAAA=&#10;" fillcolor="#cfe2f3">
                  <v:textbox inset="91425emu,91425emu,91425emu,91425emu">
                    <w:txbxContent>
                      <w:p w14:paraId="25605C3C" w14:textId="77777777" w:rsidR="00401064" w:rsidRDefault="00401064">
                        <w:pPr>
                          <w:pStyle w:val="normal0"/>
                          <w:spacing w:after="0" w:line="240" w:lineRule="auto"/>
                          <w:jc w:val="center"/>
                          <w:textDirection w:val="btLr"/>
                        </w:pPr>
                        <w:r>
                          <w:rPr>
                            <w:rFonts w:ascii="Arial" w:eastAsia="Arial" w:hAnsi="Arial" w:cs="Arial"/>
                            <w:sz w:val="20"/>
                          </w:rPr>
                          <w:t>Proposal</w:t>
                        </w:r>
                      </w:p>
                    </w:txbxContent>
                  </v:textbox>
                </v:roundrect>
                <v:shape id="Straight Arrow Connector 74" o:spid="_x0000_s1090" type="#_x0000_t32" style="position:absolute;left:3233700;top:945025;width:0;height:2856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AsWKsMAAADbAAAADwAAAGRycy9kb3ducmV2LnhtbESPT4vCMBTE74LfITzBi6yp4j+qUURZ&#10;8CCi3d37o3m2xealNLF299NvBMHjMDO/YVab1pSiodoVlhWMhhEI4tTqgjMF31+fHwsQziNrLC2T&#10;gl9ysFl3OyuMtX3whZrEZyJA2MWoIPe+iqV0aU4G3dBWxMG72tqgD7LOpK7xEeCmlOMomkmDBYeF&#10;HCva5ZTekrtRgHP6afZHvxgU59GfLaNqx6epUv1eu12C8NT6d/jVPmgF8wk8v4QfIN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gLFirDAAAA2wAAAA8AAAAAAAAAAAAA&#10;AAAAoQIAAGRycy9kb3ducmV2LnhtbFBLBQYAAAAABAAEAPkAAACRAwAAAAA=&#10;">
                  <v:stroke startarrowwidth="wide" startarrowlength="long" endarrow="block" endarrowwidth="wide" endarrowlength="long"/>
                </v:shape>
                <v:shape id="Straight Arrow Connector 75" o:spid="_x0000_s1091" type="#_x0000_t32" style="position:absolute;left:3233700;top:1878400;width:0;height:2571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0ezscQAAADbAAAADwAAAGRycy9kb3ducmV2LnhtbESPT2vCQBTE7wW/w/IEL8VsFFIlzSqi&#10;CB6K1D+9P7KvSWj2bciuSeyndwsFj8PM/IbJ1oOpRUetqywrmEUxCOLc6ooLBdfLfroE4Tyyxtoy&#10;KbiTg/Vq9JJhqm3PJ+rOvhABwi5FBaX3TSqly0sy6CLbEAfv27YGfZBtIXWLfYCbWs7j+E0arDgs&#10;lNjQtqT853wzCnBBX93uwy9fq8/Zr63jZsvHRKnJeNi8g/A0+Gf4v33QChYJ/H0JP0C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HR7OxxAAAANsAAAAPAAAAAAAAAAAA&#10;AAAAAKECAABkcnMvZG93bnJldi54bWxQSwUGAAAAAAQABAD5AAAAkgMAAAAA&#10;">
                  <v:stroke startarrowwidth="wide" startarrowlength="long" endarrow="block" endarrowwidth="wide" endarrowlength="long"/>
                </v:shape>
                <v:shape id="Straight Arrow Connector 76" o:spid="_x0000_s1092" type="#_x0000_t32" style="position:absolute;left:3233700;top:2783100;width: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5UtxsMAAADbAAAADwAAAGRycy9kb3ducmV2LnhtbESPS4vCQBCE74L/YWjBi+hEwQdZJ0EU&#10;wcOy+Np7k+lNwmZ6QmaMcX+9syB4LKrqK2qddqYSLTWutKxgOolAEGdWl5wruF724xUI55E1VpZJ&#10;wYMcpEm/t8ZY2zufqD37XAQIuxgVFN7XsZQuK8igm9iaOHg/tjHog2xyqRu8B7ip5CyKFtJgyWGh&#10;wJq2BWW/55tRgEv6bneffjUqj9M/W0X1lr/mSg0H3eYDhKfOv8Ov9kErWC7g/0v4ATJ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eVLcbDAAAA2wAAAA8AAAAAAAAAAAAA&#10;AAAAoQIAAGRycy9kb3ducmV2LnhtbFBLBQYAAAAABAAEAPkAAACRAwAAAAA=&#10;">
                  <v:stroke startarrowwidth="wide" startarrowlength="long" endarrow="block" endarrowwidth="wide" endarrowlength="long"/>
                </v:shape>
                <v:shape id="Straight Arrow Connector 77" o:spid="_x0000_s1093" type="#_x0000_t32" style="position:absolute;left:3233700;top:3673700;width: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NmIXcQAAADbAAAADwAAAGRycy9kb3ducmV2LnhtbESPQWvCQBSE7wX/w/KEXkqzUbAJaTYi&#10;FqEHkVbt/ZF9TYLZtyG7jdFf7wpCj8PMfMPky9G0YqDeNZYVzKIYBHFpdcOVguNh85qCcB5ZY2uZ&#10;FFzIwbKYPOWYaXvmbxr2vhIBwi5DBbX3XSalK2sy6CLbEQfv1/YGfZB9JXWP5wA3rZzH8Zs02HBY&#10;qLGjdU3laf9nFGBCP8PH1qcvzdfsatu4W/NuodTzdFy9g/A0+v/wo/2pFSQJ3L+EHy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2YhdxAAAANsAAAAPAAAAAAAAAAAA&#10;AAAAAKECAABkcnMvZG93bnJldi54bWxQSwUGAAAAAAQABAD5AAAAkgMAAAAA&#10;">
                  <v:stroke startarrowwidth="wide" startarrowlength="long" endarrow="block" endarrowwidth="wide" endarrowlength="long"/>
                </v:shape>
                <v:shape id="Straight Arrow Connector 78" o:spid="_x0000_s1094" type="#_x0000_t32" style="position:absolute;left:1333350;top:621025;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ixS2MIAAADbAAAADwAAAGRycy9kb3ducmV2LnhtbERP3WrCMBS+F/YO4Qx2p+lGsdIZyxhs&#10;04sJrT7AsTlr6pqT0mS2vr25GHj58f2vi8l24kKDbx0reF4kIIhrp1tuFBwPH/MVCB+QNXaOScGV&#10;PBSbh9kac+1GLulShUbEEPY5KjAh9LmUvjZk0S9cTxy5HzdYDBEOjdQDjjHcdvIlSZbSYsuxwWBP&#10;74bq3+rPKli5ky+zz7Qdv8/b3Ve5z8w5PSn19Di9vYIINIW7+N+91QqyODZ+iT9Abm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ixS2MIAAADbAAAADwAAAAAAAAAAAAAA&#10;AAChAgAAZHJzL2Rvd25yZXYueG1sUEsFBgAAAAAEAAQA+QAAAJADAAAAAA==&#10;">
                  <v:stroke dashstyle="dash" startarrowwidth="wide" startarrowlength="long" endarrow="classic" endarrowwidth="wide" endarrowlength="long"/>
                </v:shape>
                <v:shape id="Straight Arrow Connector 79" o:spid="_x0000_s1095" type="#_x0000_t32" style="position:absolute;left:3705150;top:621025;width:1409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dcKB8UAAADbAAAADwAAAGRycy9kb3ducmV2LnhtbESPQWvCQBSE74L/YXlCb7rRQ1tTVxGx&#10;UIQeTGtpb4/sM4lm34bsukn7692C4HGYmW+Yxao3tQjUusqygukkAUGcW11xoeDz43X8DMJ5ZI21&#10;ZVLwSw5Wy+Fggam2He8pZL4QEcIuRQWl900qpctLMugmtiGO3tG2Bn2UbSF1i12Em1rOkuRRGqw4&#10;LpTY0Kak/JxdjILQ4U922Oy+1vTtttM/Hd5np6DUw6hfv4Dw1Pt7+NZ+0wqe5vD/Jf4Au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dcKB8UAAADbAAAADwAAAAAAAAAA&#10;AAAAAAChAgAAZHJzL2Rvd25yZXYueG1sUEsFBgAAAAAEAAQA+QAAAJMDAAAAAA==&#10;">
                  <v:stroke dashstyle="dash" startarrowwidth="wide" startarrowlength="long" endarrow="classic" endarrowwidth="wide" endarrowlength="long"/>
                </v:shape>
                <v:shape id="Straight Arrow Connector 80" o:spid="_x0000_s1096" type="#_x0000_t32" style="position:absolute;left:900075;top:944800;width:0;height:1190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uVgDsEAAADbAAAADwAAAGRycy9kb3ducmV2LnhtbERPTWvCQBC9F/oflhG8FN2koA3RNZSU&#10;ggcRa+t9yI5JMDsbstsk+uvdg+Dx8b7X2Wga0VPnassK4nkEgriwuuZSwd/v9ywB4TyyxsYyKbiS&#10;g2zz+rLGVNuBf6g/+lKEEHYpKqi8b1MpXVGRQTe3LXHgzrYz6APsSqk7HEK4aeR7FC2lwZpDQ4Ut&#10;5RUVl+O/UYAfdOq/dj55qw/xzTZRm/N+odR0Mn6uQHga/VP8cG+1giSsD1/CD5CbO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i5WAOwQAAANsAAAAPAAAAAAAAAAAAAAAA&#10;AKECAABkcnMvZG93bnJldi54bWxQSwUGAAAAAAQABAD5AAAAjwMAAAAA&#10;">
                  <v:stroke startarrowwidth="wide" startarrowlength="long" endarrow="block" endarrowwidth="wide" endarrowlength="long"/>
                </v:shape>
                <v:shape id="Straight Arrow Connector 81" o:spid="_x0000_s1097" type="#_x0000_t32" style="position:absolute;left:900075;top:2783300;width:0;height:11334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anFlcIAAADbAAAADwAAAGRycy9kb3ducmV2LnhtbESPT4vCMBTE7wt+h/AEL6JphdVSjSKK&#10;4EGW9d/90TzbYvNSmlirn36zsLDHYWZ+wyxWnalES40rLSuIxxEI4szqknMFl/NulIBwHlljZZkU&#10;vMjBatn7WGCq7ZOP1J58LgKEXYoKCu/rVEqXFWTQjW1NHLybbQz6IJtc6gafAW4qOYmiqTRYclgo&#10;sKZNQdn99DAKcEbXdnvwybD8jt+2iuoNf30qNeh36zkIT53/D/+191pBEsPvl/AD5PI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anFlcIAAADbAAAADwAAAAAAAAAAAAAA&#10;AAChAgAAZHJzL2Rvd25yZXYueG1sUEsFBgAAAAAEAAQA+QAAAJADAAAAAA==&#10;">
                  <v:stroke startarrowwidth="wide" startarrowlength="long" endarrow="block" endarrowwidth="wide" endarrowlength="long"/>
                </v:shape>
                <v:shape id="Straight Arrow Connector 82" o:spid="_x0000_s1098" type="#_x0000_t32" style="position:absolute;left:1333350;top:2459350;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EVFcQAAADbAAAADwAAAGRycy9kb3ducmV2LnhtbESP0WrCQBRE3wX/YbmCb7pRpErqRkSw&#10;2ocKsf2Aa/Y2mzR7N2S3Jv37bkHo4zBzZpjtbrCNuFPnK8cKFvMEBHHhdMWlgo/342wDwgdkjY1j&#10;UvBDHnbZeLTFVLuec7pfQyliCfsUFZgQ2lRKXxiy6OeuJY7ep+sshii7UuoO+1huG7lMkidpseK4&#10;YLClg6Hi6/ptFWzczefrl1XVv9Xn11N+WZt6dVNqOhn2zyACDeE//KDPOnJL+PsSf4DM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ERUVxAAAANsAAAAPAAAAAAAAAAAA&#10;AAAAAKECAABkcnMvZG93bnJldi54bWxQSwUGAAAAAAQABAD5AAAAkgMAAAAA&#10;">
                  <v:stroke dashstyle="dash" startarrowwidth="wide" startarrowlength="long" endarrow="classic" endarrowwidth="wide" endarrowlength="long"/>
                </v:shape>
                <v:shape id="Straight Arrow Connector 83" o:spid="_x0000_s1099" type="#_x0000_t32" style="position:absolute;left:1333350;top:4240550;width:1428900;height: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V2wjsQAAADbAAAADwAAAGRycy9kb3ducmV2LnhtbESP0WrCQBRE34X+w3ILfdONrVSJ2Ugp&#10;tNUHhdh+wDV7zUazd0N2a9K/d4WCj8PMmWGy1WAbcaHO144VTCcJCOLS6ZorBT/fH+MFCB+QNTaO&#10;ScEfeVjlD6MMU+16LuiyD5WIJexTVGBCaFMpfWnIop+4ljh6R9dZDFF2ldQd9rHcNvI5SV6lxZrj&#10;gsGW3g2V5/2vVbBwB1/MP2d1vz2tN1/Fbm5Os4NST4/D2xJEoCHcw//0WkfuBW5f4g+Q+R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XbCOxAAAANsAAAAPAAAAAAAAAAAA&#10;AAAAAKECAABkcnMvZG93bnJldi54bWxQSwUGAAAAAAQABAD5AAAAkgMAAAAA&#10;">
                  <v:stroke dashstyle="dash" startarrowwidth="wide" startarrowlength="long" endarrow="classic" endarrowwidth="wide" endarrowlength="long"/>
                </v:shape>
                <v:shape id="Straight Arrow Connector 84" o:spid="_x0000_s1100" type="#_x0000_t32" style="position:absolute;left:3705150;top:3349950;width:14337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PVvsQAAADbAAAADwAAAGRycy9kb3ducmV2LnhtbESPQWvCQBSE74X+h+UVvNWNIkWiq4i0&#10;UAQPjVrq7ZF9JrHZtyG7bqK/3hUKPQ4z8w0zX/amFoFaV1lWMBomIIhzqysuFOx3H69TEM4ja6wt&#10;k4IrOVgunp/mmGrb8ReFzBciQtilqKD0vkmldHlJBt3QNsTRO9nWoI+yLaRusYtwU8txkrxJgxXH&#10;hRIbWpeU/2YXoyB0eMwO6833in7c++imw3Z8DkoNXvrVDISn3v+H/9qfWsF0Ao8v8QfIx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A9W+xAAAANsAAAAPAAAAAAAAAAAA&#10;AAAAAKECAABkcnMvZG93bnJldi54bWxQSwUGAAAAAAQABAD5AAAAkgMAAAAA&#10;">
                  <v:stroke dashstyle="dash" startarrowwidth="wide" startarrowlength="long" endarrow="classic" endarrowwidth="wide" endarrowlength="long"/>
                </v:shape>
                <v:shape id="Straight Arrow Connector 85" o:spid="_x0000_s1101" type="#_x0000_t32" style="position:absolute;left:3705150;top:2459350;width:1428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U9wJcQAAADbAAAADwAAAGRycy9kb3ducmV2LnhtbESPQWvCQBSE74X+h+UVvNWNgkWiq4i0&#10;UAQPjVrq7ZF9JrHZtyG7bqK/3hUKPQ4z8w0zX/amFoFaV1lWMBomIIhzqysuFOx3H69TEM4ja6wt&#10;k4IrOVgunp/mmGrb8ReFzBciQtilqKD0vkmldHlJBt3QNsTRO9nWoI+yLaRusYtwU8txkrxJgxXH&#10;hRIbWpeU/2YXoyB0eMwO6833in7c++imw3Z8DkoNXvrVDISn3v+H/9qfWsF0Ao8v8QfIx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T3AlxAAAANsAAAAPAAAAAAAAAAAA&#10;AAAAAKECAABkcnMvZG93bnJldi54bWxQSwUGAAAAAAQABAD5AAAAkgMAAAAA&#10;">
                  <v:stroke dashstyle="dash" startarrowwidth="wide" startarrowlength="long" endarrow="classic" endarrowwidth="wide" endarrowlength="long"/>
                </v:shape>
                <v:shape id="Straight Arrow Connector 86" o:spid="_x0000_s1102" type="#_x0000_t32" style="position:absolute;left:5600625;top:944800;width:4800;height:11907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Bd4cIAAADbAAAADwAAAGRycy9kb3ducmV2LnhtbESPQYvCMBSE7wv7H8Jb8CKaKqilGmVR&#10;BA8i2l3vj+bZlm1eShNr9dcbQdjjMDPfMItVZyrRUuNKywpGwwgEcWZ1ybmC35/tIAbhPLLGyjIp&#10;uJOD1fLzY4GJtjc+UZv6XAQIuwQVFN7XiZQuK8igG9qaOHgX2xj0QTa51A3eAtxUchxFU2mw5LBQ&#10;YE3rgrK/9GoU4IzO7Wbv4355HD1sFdVrPkyU6n1133MQnjr/H363d1pBPIXXl/AD5P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kBd4cIAAADbAAAADwAAAAAAAAAAAAAA&#10;AAChAgAAZHJzL2Rvd25yZXYueG1sUEsFBgAAAAAEAAQA+QAAAJADAAAAAA==&#10;">
                  <v:stroke startarrowwidth="wide" startarrowlength="long" endarrow="block" endarrowwidth="wide" endarrowlength="long"/>
                </v:shape>
                <v:shape id="Straight Arrow Connector 87" o:spid="_x0000_s1103" type="#_x0000_t32" style="position:absolute;left:5605425;top:2783100;width:4800;height:243000;rotation:1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Qz4esIAAADbAAAADwAAAGRycy9kb3ducmV2LnhtbESPQYvCMBSE74L/ITzBi6ypglq6RhFF&#10;8CDiqnt/NG/bYvNSmlirv94Iwh6HmfmGmS9bU4qGaldYVjAaRiCIU6sLzhRcztuvGITzyBpLy6Tg&#10;QQ6Wi25njom2d/6h5uQzESDsElSQe18lUro0J4NuaCvi4P3Z2qAPss6krvEe4KaU4yiaSoMFh4Uc&#10;K1rnlF5PN6MAZ/TbbPY+HhTH0dOWUbXmw0Spfq9dfYPw1Pr/8Ke90wriGby/hB8gF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Qz4esIAAADbAAAADwAAAAAAAAAAAAAA&#10;AAChAgAAZHJzL2Rvd25yZXYueG1sUEsFBgAAAAAEAAQA+QAAAJADAAAAAA==&#10;">
                  <v:stroke startarrowwidth="wide" startarrowlength="long" endarrow="block" endarrowwidth="wide" endarrowlength="long"/>
                </v:shape>
                <v:shape id="Text Box 88" o:spid="_x0000_s1104" type="#_x0000_t202" style="position:absolute;left:3829050;top:335125;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gaaVxAAA&#10;ANsAAAAPAAAAZHJzL2Rvd25yZXYueG1sRE/Pa8IwFL4P/B/CG+wyZuoOop1RhuCQgYxVke32aF6b&#10;aPPSNZl2/vXmIOz48f2eLXrXiBN1wXpWMBpmIIhLry3XCnbb1dMERIjIGhvPpOCPAizmg7sZ5tqf&#10;+ZNORaxFCuGQowITY5tLGUpDDsPQt8SJq3znMCbY1VJ3eE7hrpHPWTaWDi2nBoMtLQ2Vx+LXKZju&#10;vx6rb2su9dvHYVyti439ed8o9XDfv76AiNTHf/HNvdYKJmls+pJ+gJxf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GmlcQAAADbAAAADwAAAAAAAAAAAAAAAACXAgAAZHJzL2Rv&#10;d25yZXYueG1sUEsFBgAAAAAEAAQA9QAAAIgDAAAAAA==&#10;" filled="f" stroked="f">
                  <v:textbox inset="91425emu,91425emu,91425emu,91425emu">
                    <w:txbxContent>
                      <w:p w14:paraId="5033BA27"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89" o:spid="_x0000_s1105" type="#_x0000_t202" style="position:absolute;left:1561987;top:335125;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zQMOxwAA&#10;ANsAAAAPAAAAZHJzL2Rvd25yZXYueG1sRI9BawIxFITvQv9DeIVeRLPtQXQ1Sim0SEFKVxG9PTZv&#10;N2k3L9tNqtv++kYoeBxm5htmsepdI07UBetZwf04A0Fcem25VrDbPo+mIEJE1th4JgU/FGC1vBks&#10;MNf+zO90KmItEoRDjgpMjG0uZSgNOQxj3xInr/Kdw5hkV0vd4TnBXSMfsmwiHVpOCwZbejJUfhbf&#10;TsFsfxhWR2t+65e3j0m1Ljb263Wj1N1t/zgHEamP1/B/e60VTGdw+ZJ+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80DDscAAADbAAAADwAAAAAAAAAAAAAAAACXAgAAZHJz&#10;L2Rvd25yZXYueG1sUEsFBgAAAAAEAAQA9QAAAIsDAAAAAA==&#10;" filled="f" stroked="f">
                  <v:textbox inset="91425emu,91425emu,91425emu,91425emu">
                    <w:txbxContent>
                      <w:p w14:paraId="29466EF7"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0" o:spid="_x0000_s1106" type="#_x0000_t202" style="position:absolute;left:3924150;top:21355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LjxOwwAA&#10;ANsAAAAPAAAAZHJzL2Rvd25yZXYueG1sRE9NSwMxEL0L/Q9hCl7EZvVQdG1apFApQhFXkfY2bGY3&#10;0c1k3cR29dc7B8Hj430vVmPo1JGG5CMbuJoVoIjraD23Bl5fNpc3oFJGtthFJgPflGC1nJwtsLTx&#10;xM90rHKrJIRTiQZczn2pdaodBUyz2BML18QhYBY4tNoOeJLw0OnropjrgJ6lwWFPa0f1R/UVDNy+&#10;7S+ag3c/7cPT+7zZVjv/+bgz5nw63t+ByjTmf/Gfe2vFJ+vli/wAv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LjxOwwAAANsAAAAPAAAAAAAAAAAAAAAAAJcCAABkcnMvZG93&#10;bnJldi54bWxQSwUGAAAAAAQABAD1AAAAhwMAAAAA&#10;" filled="f" stroked="f">
                  <v:textbox inset="91425emu,91425emu,91425emu,91425emu">
                    <w:txbxContent>
                      <w:p w14:paraId="5A00F732"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1" o:spid="_x0000_s1107" type="#_x0000_t202" style="position:absolute;left:3936112;top:30261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YpnVxwAA&#10;ANsAAAAPAAAAZHJzL2Rvd25yZXYueG1sRI9BawIxFITvBf9DeIKXolk9SN0apRRaRJDSrYjeHpu3&#10;m7Sbl+0m6ra/vikUehxmvhlmue5dIy7UBetZwXSSgSAuvbZcK9i/PY3vQISIrLHxTAq+KMB6NbhZ&#10;Yq79lV/pUsRapBIOOSowMba5lKE05DBMfEucvMp3DmOSXS11h9dU7ho5y7K5dGg5LRhs6dFQ+VGc&#10;nYLF4Xhbnaz5rp9f3ufVptjZz+1OqdGwf7gHEamP/+E/eqMTN4XfL+kHyN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GKZ1ccAAADbAAAADwAAAAAAAAAAAAAAAACXAgAAZHJz&#10;L2Rvd25yZXYueG1sUEsFBgAAAAAEAAQA9QAAAIsDAAAAAA==&#10;" filled="f" stroked="f">
                  <v:textbox inset="91425emu,91425emu,91425emu,91425emu">
                    <w:txbxContent>
                      <w:p w14:paraId="2360FF39"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2" o:spid="_x0000_s1108" type="#_x0000_t202" style="position:absolute;left:1514475;top:21355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sAeixwAA&#10;ANsAAAAPAAAAZHJzL2Rvd25yZXYueG1sRI9BawIxFITvBf9DeEIvpWbrQepqFCm0iCClq5T29ti8&#10;3UQ3L9tN1G1/fSMUehxmvhlmvuxdI87UBetZwcMoA0Fcem25VrDfPd8/gggRWWPjmRR8U4DlYnAz&#10;x1z7C7/RuYi1SCUcclRgYmxzKUNpyGEY+ZY4eZXvHMYku1rqDi+p3DVynGUT6dByWjDY0pOh8lic&#10;nILp+8dd9WnNT/3yephU62JrvzZbpW6H/WoGIlIf/8N/9FonbgzXL+kHyM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kLAHoscAAADbAAAADwAAAAAAAAAAAAAAAACXAgAAZHJz&#10;L2Rvd25yZXYueG1sUEsFBgAAAAAEAAQA9QAAAIsDAAAAAA==&#10;" filled="f" stroked="f">
                  <v:textbox inset="91425emu,91425emu,91425emu,91425emu">
                    <w:txbxContent>
                      <w:p w14:paraId="40A67480"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v:shape id="Text Box 93" o:spid="_x0000_s1109" type="#_x0000_t202" style="position:absolute;left:1561987;top:3916700;width:971700;height:2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5xwAA&#10;ANsAAAAPAAAAZHJzL2Rvd25yZXYueG1sRI9BSwMxFITvgv8hPMGL2GwrlLptWqTQUgpF3Iro7bF5&#10;u0ndvGw3sV399Y0geBxmvhlmtuhdI07UBetZwXCQgSAuvbZcK3jdr+4nIEJE1th4JgXfFGAxv76a&#10;Ya79mV/oVMRapBIOOSowMba5lKE05DAMfEucvMp3DmOSXS11h+dU7ho5yrKxdGg5LRhsaWmo/Cy+&#10;nILHt/e76sOan3r9fBhXm2Jnj9udUrc3/dMURKQ+/of/6I1O3AP8fkk/QM4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yiOccAAADbAAAADwAAAAAAAAAAAAAAAACXAgAAZHJz&#10;L2Rvd25yZXYueG1sUEsFBgAAAAAEAAQA9QAAAIsDAAAAAA==&#10;" filled="f" stroked="f">
                  <v:textbox inset="91425emu,91425emu,91425emu,91425emu">
                    <w:txbxContent>
                      <w:p w14:paraId="698C93EA" w14:textId="77777777" w:rsidR="00401064" w:rsidRDefault="00401064">
                        <w:pPr>
                          <w:pStyle w:val="normal0"/>
                          <w:spacing w:after="0" w:line="240" w:lineRule="auto"/>
                          <w:textDirection w:val="btLr"/>
                        </w:pPr>
                        <w:proofErr w:type="spellStart"/>
                        <w:proofErr w:type="gramStart"/>
                        <w:r>
                          <w:rPr>
                            <w:rFonts w:ascii="Arial" w:eastAsia="Arial" w:hAnsi="Arial" w:cs="Arial"/>
                            <w:sz w:val="18"/>
                          </w:rPr>
                          <w:t>use</w:t>
                        </w:r>
                        <w:proofErr w:type="gramEnd"/>
                        <w:r>
                          <w:rPr>
                            <w:rFonts w:ascii="Arial" w:eastAsia="Arial" w:hAnsi="Arial" w:cs="Arial"/>
                            <w:sz w:val="18"/>
                          </w:rPr>
                          <w:t>_archetype</w:t>
                        </w:r>
                        <w:proofErr w:type="spellEnd"/>
                      </w:p>
                    </w:txbxContent>
                  </v:textbox>
                </v:shape>
                <w10:anchorlock/>
              </v:group>
            </w:pict>
          </mc:Fallback>
        </mc:AlternateContent>
      </w:r>
    </w:p>
    <w:p w14:paraId="7164223D" w14:textId="48DCE6EE" w:rsidR="00274316" w:rsidRDefault="00E478C5" w:rsidP="00E478C5">
      <w:pPr>
        <w:pStyle w:val="Caption"/>
        <w:jc w:val="center"/>
      </w:pPr>
      <w:bookmarkStart w:id="113" w:name="_Toc342304510"/>
      <w:r>
        <w:t xml:space="preserve">Figure </w:t>
      </w:r>
      <w:r w:rsidR="00D54EF1">
        <w:fldChar w:fldCharType="begin"/>
      </w:r>
      <w:r w:rsidR="00D54EF1">
        <w:instrText xml:space="preserve"> SEQ Figure \* ARABIC </w:instrText>
      </w:r>
      <w:r w:rsidR="00D54EF1">
        <w:fldChar w:fldCharType="separate"/>
      </w:r>
      <w:r w:rsidR="00142985">
        <w:rPr>
          <w:noProof/>
        </w:rPr>
        <w:t>32</w:t>
      </w:r>
      <w:r w:rsidR="00D54EF1">
        <w:rPr>
          <w:noProof/>
        </w:rPr>
        <w:fldChar w:fldCharType="end"/>
      </w:r>
      <w:r>
        <w:t xml:space="preserve"> - The Clinical Statement Pattern in Archetypes</w:t>
      </w:r>
      <w:bookmarkEnd w:id="113"/>
    </w:p>
    <w:p w14:paraId="29828316" w14:textId="77777777" w:rsidR="00274316" w:rsidRDefault="006728F8">
      <w:pPr>
        <w:pStyle w:val="normal0"/>
      </w:pPr>
      <w:r>
        <w:t>The act_statement archetype definition is shown below:</w:t>
      </w:r>
    </w:p>
    <w:p w14:paraId="0EEB9F76" w14:textId="77777777" w:rsidR="00274316" w:rsidRDefault="006728F8">
      <w:pPr>
        <w:pStyle w:val="normal0"/>
        <w:spacing w:after="0" w:line="240" w:lineRule="auto"/>
      </w:pPr>
      <w:proofErr w:type="gramStart"/>
      <w:r>
        <w:rPr>
          <w:rFonts w:ascii="Courier New" w:eastAsia="Courier New" w:hAnsi="Courier New" w:cs="Courier New"/>
          <w:sz w:val="20"/>
          <w:szCs w:val="20"/>
        </w:rPr>
        <w:t>IndivisibleClinicalStatement[</w:t>
      </w:r>
      <w:proofErr w:type="gramEnd"/>
      <w:r>
        <w:rPr>
          <w:rFonts w:ascii="Courier New" w:eastAsia="Courier New" w:hAnsi="Courier New" w:cs="Courier New"/>
          <w:sz w:val="20"/>
          <w:szCs w:val="20"/>
        </w:rPr>
        <w:t>id1.1.1] matches {</w:t>
      </w:r>
    </w:p>
    <w:p w14:paraId="00513BC0"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b/>
          <w:sz w:val="20"/>
          <w:szCs w:val="20"/>
        </w:rPr>
        <w:t>topic</w:t>
      </w:r>
      <w:proofErr w:type="gramEnd"/>
      <w:r>
        <w:rPr>
          <w:rFonts w:ascii="Courier New" w:eastAsia="Courier New" w:hAnsi="Courier New" w:cs="Courier New"/>
          <w:sz w:val="20"/>
          <w:szCs w:val="20"/>
        </w:rPr>
        <w:t xml:space="preserve"> matches {</w:t>
      </w:r>
    </w:p>
    <w:p w14:paraId="476DEBF9" w14:textId="77777777" w:rsidR="00274316" w:rsidRDefault="006728F8">
      <w:pPr>
        <w:pStyle w:val="normal0"/>
        <w:spacing w:after="0" w:line="240" w:lineRule="auto"/>
      </w:pPr>
      <w:r>
        <w:rPr>
          <w:rFonts w:ascii="Courier New" w:eastAsia="Courier New" w:hAnsi="Courier New" w:cs="Courier New"/>
          <w:sz w:val="20"/>
          <w:szCs w:val="20"/>
        </w:rPr>
        <w:tab/>
      </w:r>
      <w:proofErr w:type="gramStart"/>
      <w:r>
        <w:rPr>
          <w:rFonts w:ascii="Courier New" w:eastAsia="Courier New" w:hAnsi="Courier New" w:cs="Courier New"/>
          <w:b/>
          <w:sz w:val="20"/>
          <w:szCs w:val="20"/>
        </w:rPr>
        <w:t>use</w:t>
      </w:r>
      <w:proofErr w:type="gramEnd"/>
      <w:r>
        <w:rPr>
          <w:rFonts w:ascii="Courier New" w:eastAsia="Courier New" w:hAnsi="Courier New" w:cs="Courier New"/>
          <w:b/>
          <w:sz w:val="20"/>
          <w:szCs w:val="20"/>
        </w:rPr>
        <w:t>_archetype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Act</w:t>
      </w:r>
      <w:r>
        <w:rPr>
          <w:rFonts w:ascii="Courier New" w:eastAsia="Courier New" w:hAnsi="Courier New" w:cs="Courier New"/>
          <w:sz w:val="20"/>
          <w:szCs w:val="20"/>
        </w:rPr>
        <w:t xml:space="preserve"> [id4.0.1, </w:t>
      </w:r>
    </w:p>
    <w:p w14:paraId="5F028447" w14:textId="77777777" w:rsidR="00274316" w:rsidRDefault="006728F8">
      <w:pPr>
        <w:pStyle w:val="normal0"/>
        <w:spacing w:after="0" w:line="240" w:lineRule="auto"/>
        <w:ind w:left="720" w:firstLine="720"/>
      </w:pPr>
      <w:r>
        <w:rPr>
          <w:rFonts w:ascii="Courier New" w:eastAsia="Courier New" w:hAnsi="Courier New" w:cs="Courier New"/>
          <w:b/>
          <w:sz w:val="20"/>
          <w:szCs w:val="20"/>
        </w:rPr>
        <w:lastRenderedPageBreak/>
        <w:t>CIMI-CORE-Act.act.v1</w:t>
      </w:r>
      <w:r>
        <w:rPr>
          <w:rFonts w:ascii="Courier New" w:eastAsia="Courier New" w:hAnsi="Courier New" w:cs="Courier New"/>
          <w:sz w:val="20"/>
          <w:szCs w:val="20"/>
        </w:rPr>
        <w:t>]</w:t>
      </w:r>
    </w:p>
    <w:p w14:paraId="7E997154"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5F9DA60A" w14:textId="77777777" w:rsidR="00274316" w:rsidRDefault="006728F8">
      <w:pPr>
        <w:pStyle w:val="normal0"/>
        <w:spacing w:after="0" w:line="240" w:lineRule="auto"/>
      </w:pPr>
      <w:r>
        <w:rPr>
          <w:rFonts w:ascii="Courier New" w:eastAsia="Courier New" w:hAnsi="Courier New" w:cs="Courier New"/>
          <w:sz w:val="20"/>
          <w:szCs w:val="20"/>
        </w:rPr>
        <w:t xml:space="preserve">  </w:t>
      </w:r>
      <w:proofErr w:type="gramStart"/>
      <w:r>
        <w:rPr>
          <w:rFonts w:ascii="Courier New" w:eastAsia="Courier New" w:hAnsi="Courier New" w:cs="Courier New"/>
          <w:b/>
          <w:sz w:val="20"/>
          <w:szCs w:val="20"/>
        </w:rPr>
        <w:t>context</w:t>
      </w:r>
      <w:proofErr w:type="gramEnd"/>
      <w:r>
        <w:rPr>
          <w:rFonts w:ascii="Courier New" w:eastAsia="Courier New" w:hAnsi="Courier New" w:cs="Courier New"/>
          <w:sz w:val="20"/>
          <w:szCs w:val="20"/>
        </w:rPr>
        <w:t xml:space="preserve"> matches {</w:t>
      </w:r>
    </w:p>
    <w:p w14:paraId="3DF7B7A8" w14:textId="77777777" w:rsidR="00274316" w:rsidRDefault="006728F8">
      <w:pPr>
        <w:pStyle w:val="normal0"/>
        <w:spacing w:after="0" w:line="240" w:lineRule="auto"/>
      </w:pPr>
      <w:r>
        <w:rPr>
          <w:rFonts w:ascii="Courier New" w:eastAsia="Courier New" w:hAnsi="Courier New" w:cs="Courier New"/>
          <w:sz w:val="20"/>
          <w:szCs w:val="20"/>
        </w:rPr>
        <w:tab/>
      </w:r>
      <w:proofErr w:type="gramStart"/>
      <w:r>
        <w:rPr>
          <w:rFonts w:ascii="Courier New" w:eastAsia="Courier New" w:hAnsi="Courier New" w:cs="Courier New"/>
          <w:b/>
          <w:sz w:val="20"/>
          <w:szCs w:val="20"/>
        </w:rPr>
        <w:t>use</w:t>
      </w:r>
      <w:proofErr w:type="gramEnd"/>
      <w:r>
        <w:rPr>
          <w:rFonts w:ascii="Courier New" w:eastAsia="Courier New" w:hAnsi="Courier New" w:cs="Courier New"/>
          <w:b/>
          <w:sz w:val="20"/>
          <w:szCs w:val="20"/>
        </w:rPr>
        <w:t>_archetype</w:t>
      </w:r>
      <w:r>
        <w:rPr>
          <w:rFonts w:ascii="Courier New" w:eastAsia="Courier New" w:hAnsi="Courier New" w:cs="Courier New"/>
          <w:sz w:val="20"/>
          <w:szCs w:val="20"/>
        </w:rPr>
        <w:t xml:space="preserve"> </w:t>
      </w:r>
      <w:r>
        <w:rPr>
          <w:rFonts w:ascii="Courier New" w:eastAsia="Courier New" w:hAnsi="Courier New" w:cs="Courier New"/>
          <w:color w:val="0000FF"/>
          <w:sz w:val="20"/>
          <w:szCs w:val="20"/>
        </w:rPr>
        <w:t>ActionContext</w:t>
      </w:r>
      <w:r>
        <w:rPr>
          <w:rFonts w:ascii="Courier New" w:eastAsia="Courier New" w:hAnsi="Courier New" w:cs="Courier New"/>
          <w:sz w:val="20"/>
          <w:szCs w:val="20"/>
        </w:rPr>
        <w:t xml:space="preserve"> [id5.0.1, </w:t>
      </w:r>
    </w:p>
    <w:p w14:paraId="634D82B1" w14:textId="77777777" w:rsidR="00274316" w:rsidRDefault="006728F8">
      <w:pPr>
        <w:pStyle w:val="normal0"/>
        <w:spacing w:after="0" w:line="240" w:lineRule="auto"/>
        <w:ind w:left="720" w:firstLine="720"/>
      </w:pPr>
      <w:r>
        <w:rPr>
          <w:rFonts w:ascii="Courier New" w:eastAsia="Courier New" w:hAnsi="Courier New" w:cs="Courier New"/>
          <w:b/>
          <w:sz w:val="20"/>
          <w:szCs w:val="20"/>
        </w:rPr>
        <w:t>CIMI-CORE-ActionContext.action_context.v1</w:t>
      </w:r>
      <w:r>
        <w:rPr>
          <w:rFonts w:ascii="Courier New" w:eastAsia="Courier New" w:hAnsi="Courier New" w:cs="Courier New"/>
          <w:sz w:val="20"/>
          <w:szCs w:val="20"/>
        </w:rPr>
        <w:t>]</w:t>
      </w:r>
    </w:p>
    <w:p w14:paraId="2F9BB843" w14:textId="77777777" w:rsidR="00274316" w:rsidRDefault="006728F8">
      <w:pPr>
        <w:pStyle w:val="normal0"/>
        <w:spacing w:after="0" w:line="240" w:lineRule="auto"/>
      </w:pPr>
      <w:r>
        <w:rPr>
          <w:rFonts w:ascii="Courier New" w:eastAsia="Courier New" w:hAnsi="Courier New" w:cs="Courier New"/>
          <w:sz w:val="20"/>
          <w:szCs w:val="20"/>
        </w:rPr>
        <w:t xml:space="preserve">  }</w:t>
      </w:r>
    </w:p>
    <w:p w14:paraId="03F8B4C4" w14:textId="77777777" w:rsidR="00274316" w:rsidRDefault="006728F8">
      <w:pPr>
        <w:pStyle w:val="normal0"/>
        <w:spacing w:after="0" w:line="240" w:lineRule="auto"/>
      </w:pPr>
      <w:r>
        <w:rPr>
          <w:rFonts w:ascii="Courier New" w:eastAsia="Courier New" w:hAnsi="Courier New" w:cs="Courier New"/>
          <w:sz w:val="20"/>
          <w:szCs w:val="20"/>
        </w:rPr>
        <w:t>}</w:t>
      </w:r>
    </w:p>
    <w:p w14:paraId="773B6F2F" w14:textId="77777777" w:rsidR="00274316" w:rsidRDefault="00274316">
      <w:pPr>
        <w:pStyle w:val="normal0"/>
      </w:pPr>
    </w:p>
    <w:p w14:paraId="3E254FD1" w14:textId="77777777" w:rsidR="00274316" w:rsidRDefault="006728F8" w:rsidP="00BA78CC">
      <w:pPr>
        <w:pStyle w:val="Heading1"/>
      </w:pPr>
      <w:bookmarkStart w:id="114" w:name="_lxlhff2b700f" w:colFirst="0" w:colLast="0"/>
      <w:bookmarkStart w:id="115" w:name="_Toc342304461"/>
      <w:bookmarkEnd w:id="114"/>
      <w:r>
        <w:t>The CIMI Style Guide</w:t>
      </w:r>
      <w:bookmarkEnd w:id="115"/>
    </w:p>
    <w:p w14:paraId="3873D493" w14:textId="4079CCF3" w:rsidR="00274316" w:rsidRDefault="006728F8">
      <w:pPr>
        <w:pStyle w:val="normal0"/>
      </w:pPr>
      <w:r>
        <w:t xml:space="preserve">The purpose of the CIMI style guide is to provide guidance to clinical modelers on the use of the CIMI model to represent clinical information. The CIMI style guide </w:t>
      </w:r>
      <w:proofErr w:type="gramStart"/>
      <w:r>
        <w:t>documents preferred modeling styles and conventions, approaches to terminology bindings, and describes</w:t>
      </w:r>
      <w:proofErr w:type="gramEnd"/>
      <w:r>
        <w:t xml:space="preserve"> the usage of the key patterns to address important clinical use cases (e.g., how to model a panel or problem list in CIMI). Please note that for the January 2017 ballot cycle, we are only describing the Statement Topic </w:t>
      </w:r>
      <w:proofErr w:type="gramStart"/>
      <w:r>
        <w:t>Patterns</w:t>
      </w:r>
      <w:proofErr w:type="gramEnd"/>
      <w:r>
        <w:t xml:space="preserve"> as this is a work in progress. The Statement Context and Clinical Statement patterns are introdu</w:t>
      </w:r>
      <w:r w:rsidR="00AF6262">
        <w:t>ced in the Architecture section</w:t>
      </w:r>
      <w:r>
        <w:t xml:space="preserve"> of this guide and will be described further</w:t>
      </w:r>
      <w:r w:rsidR="005214FC">
        <w:t xml:space="preserve"> in this style guide</w:t>
      </w:r>
      <w:r>
        <w:t xml:space="preserve"> in the next ballot cycle ballot.</w:t>
      </w:r>
    </w:p>
    <w:p w14:paraId="4EAEE876" w14:textId="5B8DF8A7" w:rsidR="00274316" w:rsidRDefault="00434957" w:rsidP="00BA78CC">
      <w:pPr>
        <w:pStyle w:val="Heading1"/>
      </w:pPr>
      <w:bookmarkStart w:id="116" w:name="_vx1227" w:colFirst="0" w:colLast="0"/>
      <w:bookmarkStart w:id="117" w:name="_Toc342304462"/>
      <w:bookmarkEnd w:id="116"/>
      <w:r>
        <w:t>Model</w:t>
      </w:r>
      <w:r w:rsidR="006728F8">
        <w:t>ing Style</w:t>
      </w:r>
      <w:bookmarkEnd w:id="117"/>
    </w:p>
    <w:p w14:paraId="2718E7A3" w14:textId="53A68E65" w:rsidR="00274316" w:rsidRDefault="006728F8">
      <w:pPr>
        <w:pStyle w:val="normal0"/>
        <w:spacing w:before="120" w:after="120"/>
      </w:pPr>
      <w:r>
        <w:t xml:space="preserve">In this section, we provide a brief introduction to the following CIMI </w:t>
      </w:r>
      <w:r w:rsidR="00434957">
        <w:t>model</w:t>
      </w:r>
      <w:r>
        <w:t>ing principles:</w:t>
      </w:r>
    </w:p>
    <w:p w14:paraId="017B19DB" w14:textId="77777777" w:rsidR="00274316" w:rsidRDefault="006728F8">
      <w:pPr>
        <w:pStyle w:val="normal0"/>
        <w:numPr>
          <w:ilvl w:val="0"/>
          <w:numId w:val="4"/>
        </w:numPr>
        <w:spacing w:after="0"/>
        <w:ind w:hanging="360"/>
        <w:contextualSpacing/>
      </w:pPr>
      <w:r>
        <w:t>Quality criteria</w:t>
      </w:r>
    </w:p>
    <w:p w14:paraId="6A9B9E87" w14:textId="77777777" w:rsidR="00274316" w:rsidRDefault="006728F8">
      <w:pPr>
        <w:pStyle w:val="normal0"/>
        <w:numPr>
          <w:ilvl w:val="0"/>
          <w:numId w:val="4"/>
        </w:numPr>
        <w:spacing w:after="0"/>
        <w:ind w:hanging="360"/>
        <w:contextualSpacing/>
      </w:pPr>
      <w:r>
        <w:t>Scope of clinical models</w:t>
      </w:r>
    </w:p>
    <w:p w14:paraId="6F1D952E" w14:textId="77777777" w:rsidR="00274316" w:rsidRDefault="006728F8">
      <w:pPr>
        <w:pStyle w:val="normal0"/>
        <w:numPr>
          <w:ilvl w:val="0"/>
          <w:numId w:val="4"/>
        </w:numPr>
        <w:spacing w:after="0"/>
        <w:ind w:hanging="360"/>
        <w:contextualSpacing/>
      </w:pPr>
      <w:r>
        <w:t>Model Granularity, Reuse, and Composition</w:t>
      </w:r>
    </w:p>
    <w:p w14:paraId="5CF0FFD8" w14:textId="77777777" w:rsidR="00274316" w:rsidRDefault="006728F8">
      <w:pPr>
        <w:pStyle w:val="normal0"/>
        <w:numPr>
          <w:ilvl w:val="0"/>
          <w:numId w:val="4"/>
        </w:numPr>
        <w:spacing w:after="0"/>
        <w:ind w:hanging="360"/>
        <w:contextualSpacing/>
      </w:pPr>
      <w:r>
        <w:t>Iso-semantic models</w:t>
      </w:r>
    </w:p>
    <w:p w14:paraId="2493DE4F" w14:textId="77777777" w:rsidR="00274316" w:rsidRDefault="006728F8">
      <w:pPr>
        <w:pStyle w:val="normal0"/>
        <w:numPr>
          <w:ilvl w:val="0"/>
          <w:numId w:val="4"/>
        </w:numPr>
        <w:spacing w:after="0"/>
        <w:ind w:hanging="360"/>
        <w:contextualSpacing/>
      </w:pPr>
      <w:r>
        <w:t>Terminology Binding, and</w:t>
      </w:r>
    </w:p>
    <w:p w14:paraId="57C43232" w14:textId="77777777" w:rsidR="00274316" w:rsidRDefault="006728F8">
      <w:pPr>
        <w:pStyle w:val="normal0"/>
        <w:numPr>
          <w:ilvl w:val="0"/>
          <w:numId w:val="4"/>
        </w:numPr>
        <w:spacing w:after="0"/>
        <w:ind w:hanging="360"/>
        <w:contextualSpacing/>
      </w:pPr>
      <w:r>
        <w:t>General principles</w:t>
      </w:r>
    </w:p>
    <w:p w14:paraId="1CC69C88" w14:textId="77777777" w:rsidR="00274316" w:rsidRDefault="006728F8">
      <w:pPr>
        <w:pStyle w:val="Heading2"/>
      </w:pPr>
      <w:bookmarkStart w:id="118" w:name="_3fwokq0" w:colFirst="0" w:colLast="0"/>
      <w:bookmarkStart w:id="119" w:name="_Toc342304463"/>
      <w:bookmarkEnd w:id="118"/>
      <w:r>
        <w:rPr>
          <w:rFonts w:ascii="Calibri" w:eastAsia="Calibri" w:hAnsi="Calibri" w:cs="Calibri"/>
        </w:rPr>
        <w:t>Quality Criteria</w:t>
      </w:r>
      <w:bookmarkEnd w:id="119"/>
    </w:p>
    <w:p w14:paraId="0A6FC442" w14:textId="77777777" w:rsidR="00274316" w:rsidRDefault="006728F8">
      <w:pPr>
        <w:pStyle w:val="normal0"/>
        <w:spacing w:before="120"/>
      </w:pPr>
      <w:r>
        <w:t>The following quality criteria have been proposed for all CIMI models:</w:t>
      </w:r>
    </w:p>
    <w:p w14:paraId="7CC8C9F3" w14:textId="77777777" w:rsidR="00274316" w:rsidRDefault="006728F8">
      <w:pPr>
        <w:pStyle w:val="normal0"/>
        <w:spacing w:after="0"/>
        <w:ind w:left="284"/>
      </w:pPr>
      <w:r>
        <w:t>CIMI models:</w:t>
      </w:r>
    </w:p>
    <w:p w14:paraId="3DF87566" w14:textId="77777777" w:rsidR="00274316" w:rsidRDefault="006728F8">
      <w:pPr>
        <w:pStyle w:val="normal0"/>
        <w:numPr>
          <w:ilvl w:val="0"/>
          <w:numId w:val="2"/>
        </w:numPr>
        <w:spacing w:after="0"/>
        <w:ind w:hanging="360"/>
        <w:contextualSpacing/>
      </w:pPr>
      <w:r>
        <w:t>Shall satisfy the URU principles – that is they will be</w:t>
      </w:r>
    </w:p>
    <w:p w14:paraId="7FBCA949" w14:textId="77777777" w:rsidR="00274316" w:rsidRDefault="006728F8">
      <w:pPr>
        <w:pStyle w:val="normal0"/>
        <w:numPr>
          <w:ilvl w:val="1"/>
          <w:numId w:val="2"/>
        </w:numPr>
        <w:spacing w:after="0"/>
        <w:ind w:hanging="360"/>
        <w:contextualSpacing/>
      </w:pPr>
      <w:r>
        <w:t>Understandable (cohesive and coherently expressed)</w:t>
      </w:r>
    </w:p>
    <w:p w14:paraId="03B7508E" w14:textId="77777777" w:rsidR="00274316" w:rsidRDefault="006728F8">
      <w:pPr>
        <w:pStyle w:val="normal0"/>
        <w:numPr>
          <w:ilvl w:val="1"/>
          <w:numId w:val="2"/>
        </w:numPr>
        <w:spacing w:after="0"/>
        <w:ind w:hanging="360"/>
        <w:contextualSpacing/>
      </w:pPr>
      <w:r>
        <w:t>Reproducible Reliable and Reusable (consistency)</w:t>
      </w:r>
    </w:p>
    <w:p w14:paraId="2A9A14F4" w14:textId="77777777" w:rsidR="00274316" w:rsidRDefault="006728F8">
      <w:pPr>
        <w:pStyle w:val="normal0"/>
        <w:numPr>
          <w:ilvl w:val="1"/>
          <w:numId w:val="2"/>
        </w:numPr>
        <w:spacing w:after="0"/>
        <w:ind w:hanging="360"/>
        <w:contextualSpacing/>
      </w:pPr>
      <w:r>
        <w:t>Useful (fit for purpose)</w:t>
      </w:r>
    </w:p>
    <w:p w14:paraId="7422A569" w14:textId="77777777" w:rsidR="00274316" w:rsidRDefault="006728F8">
      <w:pPr>
        <w:pStyle w:val="normal0"/>
        <w:numPr>
          <w:ilvl w:val="1"/>
          <w:numId w:val="2"/>
        </w:numPr>
        <w:spacing w:after="0"/>
        <w:ind w:hanging="360"/>
        <w:contextualSpacing/>
      </w:pPr>
      <w:r>
        <w:t>Up-to-date (currency)</w:t>
      </w:r>
    </w:p>
    <w:p w14:paraId="7030A600" w14:textId="77777777" w:rsidR="00274316" w:rsidRDefault="006728F8">
      <w:pPr>
        <w:pStyle w:val="normal0"/>
        <w:numPr>
          <w:ilvl w:val="0"/>
          <w:numId w:val="2"/>
        </w:numPr>
        <w:spacing w:after="0"/>
        <w:ind w:hanging="360"/>
        <w:contextualSpacing/>
      </w:pPr>
      <w:r>
        <w:t>Shall be clinically accurate</w:t>
      </w:r>
    </w:p>
    <w:p w14:paraId="155D4DC1" w14:textId="77777777" w:rsidR="00274316" w:rsidRDefault="006728F8">
      <w:pPr>
        <w:pStyle w:val="normal0"/>
        <w:numPr>
          <w:ilvl w:val="0"/>
          <w:numId w:val="2"/>
        </w:numPr>
        <w:spacing w:after="0"/>
        <w:ind w:hanging="360"/>
        <w:contextualSpacing/>
      </w:pPr>
      <w:r>
        <w:t>Shall be clinically valid, as demonstrated by prior or concurrent use</w:t>
      </w:r>
    </w:p>
    <w:p w14:paraId="377CB36A" w14:textId="77777777" w:rsidR="00274316" w:rsidRDefault="006728F8">
      <w:pPr>
        <w:pStyle w:val="normal0"/>
        <w:numPr>
          <w:ilvl w:val="0"/>
          <w:numId w:val="2"/>
        </w:numPr>
        <w:spacing w:after="0"/>
        <w:ind w:hanging="360"/>
        <w:contextualSpacing/>
      </w:pPr>
      <w:r>
        <w:t>Shall be evidence-based, as demonstrated by peer reviewed studies</w:t>
      </w:r>
    </w:p>
    <w:p w14:paraId="45FBBC3B" w14:textId="77777777" w:rsidR="00274316" w:rsidRDefault="006728F8">
      <w:pPr>
        <w:pStyle w:val="normal0"/>
        <w:numPr>
          <w:ilvl w:val="0"/>
          <w:numId w:val="2"/>
        </w:numPr>
        <w:spacing w:after="0"/>
        <w:ind w:hanging="360"/>
        <w:contextualSpacing/>
      </w:pPr>
      <w:r>
        <w:t>Shall be adequate to express required clinical statements</w:t>
      </w:r>
    </w:p>
    <w:p w14:paraId="6570EB4A" w14:textId="77777777" w:rsidR="00274316" w:rsidRDefault="006728F8">
      <w:pPr>
        <w:pStyle w:val="normal0"/>
        <w:numPr>
          <w:ilvl w:val="0"/>
          <w:numId w:val="2"/>
        </w:numPr>
        <w:spacing w:after="0"/>
        <w:ind w:hanging="360"/>
        <w:contextualSpacing/>
      </w:pPr>
      <w:r>
        <w:t>Shall maintain contextual integrity (when transformed into iso-semantic models) (ditto)</w:t>
      </w:r>
    </w:p>
    <w:p w14:paraId="37FF5724" w14:textId="77777777" w:rsidR="00274316" w:rsidRDefault="006728F8">
      <w:pPr>
        <w:pStyle w:val="normal0"/>
        <w:numPr>
          <w:ilvl w:val="0"/>
          <w:numId w:val="2"/>
        </w:numPr>
        <w:spacing w:after="0"/>
        <w:ind w:hanging="360"/>
        <w:contextualSpacing/>
      </w:pPr>
      <w:r>
        <w:t>Shall maintain semantic fidelity (when transformed into iso-semantic models) (ditto)</w:t>
      </w:r>
    </w:p>
    <w:p w14:paraId="59BED113" w14:textId="77777777" w:rsidR="00274316" w:rsidRDefault="006728F8">
      <w:pPr>
        <w:pStyle w:val="normal0"/>
        <w:numPr>
          <w:ilvl w:val="0"/>
          <w:numId w:val="2"/>
        </w:numPr>
        <w:spacing w:after="0"/>
        <w:ind w:hanging="360"/>
        <w:contextualSpacing/>
      </w:pPr>
      <w:r>
        <w:lastRenderedPageBreak/>
        <w:t>Shall be clear and precise, minimizing the potential for:</w:t>
      </w:r>
    </w:p>
    <w:p w14:paraId="0867AD4F" w14:textId="77777777" w:rsidR="00274316" w:rsidRDefault="006728F8">
      <w:pPr>
        <w:pStyle w:val="normal0"/>
        <w:numPr>
          <w:ilvl w:val="1"/>
          <w:numId w:val="2"/>
        </w:numPr>
        <w:spacing w:after="0"/>
        <w:ind w:hanging="360"/>
        <w:contextualSpacing/>
      </w:pPr>
      <w:r>
        <w:t>Misinterpretation and</w:t>
      </w:r>
    </w:p>
    <w:p w14:paraId="0C70564A" w14:textId="77777777" w:rsidR="00274316" w:rsidRDefault="006728F8">
      <w:pPr>
        <w:pStyle w:val="normal0"/>
        <w:numPr>
          <w:ilvl w:val="1"/>
          <w:numId w:val="2"/>
        </w:numPr>
        <w:spacing w:after="0"/>
        <w:ind w:hanging="360"/>
        <w:contextualSpacing/>
      </w:pPr>
      <w:r>
        <w:t>Misuse or inconsistency in use</w:t>
      </w:r>
    </w:p>
    <w:p w14:paraId="4CAB1D43" w14:textId="77777777" w:rsidR="00274316" w:rsidRDefault="006728F8">
      <w:pPr>
        <w:pStyle w:val="normal0"/>
        <w:numPr>
          <w:ilvl w:val="0"/>
          <w:numId w:val="2"/>
        </w:numPr>
        <w:spacing w:after="0"/>
        <w:ind w:hanging="360"/>
        <w:contextualSpacing/>
      </w:pPr>
      <w:r>
        <w:t>Shall be suitable for easy implementation and avoid cognitive overload of users</w:t>
      </w:r>
    </w:p>
    <w:p w14:paraId="5B8E7F03" w14:textId="77777777" w:rsidR="00274316" w:rsidRDefault="00274316">
      <w:pPr>
        <w:pStyle w:val="normal0"/>
        <w:spacing w:after="0"/>
      </w:pPr>
    </w:p>
    <w:p w14:paraId="04AB709B" w14:textId="77777777" w:rsidR="00274316" w:rsidRDefault="006728F8">
      <w:pPr>
        <w:pStyle w:val="normal0"/>
        <w:spacing w:after="0"/>
      </w:pPr>
      <w:r>
        <w:t>These criteria will be assessed through clinical and technical reviews and through pilot implementations.</w:t>
      </w:r>
    </w:p>
    <w:p w14:paraId="400BADF8" w14:textId="77777777" w:rsidR="00274316" w:rsidRDefault="006728F8" w:rsidP="00BA78CC">
      <w:pPr>
        <w:pStyle w:val="Heading1"/>
      </w:pPr>
      <w:bookmarkStart w:id="120" w:name="_1v1yuxt" w:colFirst="0" w:colLast="0"/>
      <w:bookmarkStart w:id="121" w:name="_Toc342304464"/>
      <w:bookmarkEnd w:id="120"/>
      <w:r>
        <w:t>Scope of Clinical Models</w:t>
      </w:r>
      <w:bookmarkEnd w:id="121"/>
    </w:p>
    <w:p w14:paraId="1B1DDDC2" w14:textId="77777777" w:rsidR="00274316" w:rsidRDefault="006728F8">
      <w:pPr>
        <w:pStyle w:val="normal0"/>
        <w:spacing w:before="120"/>
      </w:pPr>
      <w:r>
        <w:t>The following principles have been proposed to assist in determining the inclusion or exclusion of information within a CIMI clinical model</w:t>
      </w:r>
    </w:p>
    <w:p w14:paraId="63D12D12" w14:textId="77777777" w:rsidR="00274316" w:rsidRDefault="006728F8">
      <w:pPr>
        <w:pStyle w:val="normal0"/>
        <w:spacing w:after="0"/>
        <w:ind w:left="284"/>
      </w:pPr>
      <w:r>
        <w:t xml:space="preserve">The following information will be </w:t>
      </w:r>
      <w:r>
        <w:rPr>
          <w:i/>
        </w:rPr>
        <w:t>included</w:t>
      </w:r>
      <w:r>
        <w:t xml:space="preserve"> in CIMI clinical models:</w:t>
      </w:r>
    </w:p>
    <w:p w14:paraId="6ABB0452" w14:textId="3404296C" w:rsidR="00274316" w:rsidRDefault="006728F8">
      <w:pPr>
        <w:pStyle w:val="normal0"/>
        <w:numPr>
          <w:ilvl w:val="0"/>
          <w:numId w:val="6"/>
        </w:numPr>
        <w:spacing w:after="0"/>
        <w:ind w:hanging="360"/>
        <w:contextualSpacing/>
      </w:pPr>
      <w:r>
        <w:t xml:space="preserve">Information that is considered to be directly relevant to the clinical concept being </w:t>
      </w:r>
      <w:r w:rsidR="00434957">
        <w:t>model</w:t>
      </w:r>
      <w:r>
        <w:t>ed.</w:t>
      </w:r>
    </w:p>
    <w:p w14:paraId="23A1B680" w14:textId="4286F714" w:rsidR="00274316" w:rsidRDefault="006728F8">
      <w:pPr>
        <w:pStyle w:val="normal0"/>
        <w:numPr>
          <w:ilvl w:val="0"/>
          <w:numId w:val="6"/>
        </w:numPr>
        <w:spacing w:after="0"/>
        <w:ind w:hanging="360"/>
        <w:contextualSpacing/>
      </w:pPr>
      <w:r>
        <w:t xml:space="preserve">Information that describes </w:t>
      </w:r>
      <w:proofErr w:type="gramStart"/>
      <w:r>
        <w:t>the who</w:t>
      </w:r>
      <w:proofErr w:type="gramEnd"/>
      <w:r>
        <w:t xml:space="preserve">, what, when, where and how of the clinical concept being </w:t>
      </w:r>
      <w:r w:rsidR="00434957">
        <w:t>model</w:t>
      </w:r>
      <w:r>
        <w:t>ed.</w:t>
      </w:r>
    </w:p>
    <w:p w14:paraId="0DE317E2" w14:textId="77777777" w:rsidR="00274316" w:rsidRDefault="006728F8">
      <w:pPr>
        <w:pStyle w:val="normal0"/>
        <w:numPr>
          <w:ilvl w:val="0"/>
          <w:numId w:val="6"/>
        </w:numPr>
        <w:spacing w:after="0"/>
        <w:ind w:hanging="360"/>
        <w:contextualSpacing/>
      </w:pPr>
      <w:r>
        <w:t>Information that may either be represented using pre-coordination or post-coordinated in the structure – for example, the body location of a diagnosis.</w:t>
      </w:r>
    </w:p>
    <w:p w14:paraId="5C17E23C" w14:textId="77777777" w:rsidR="00274316" w:rsidRDefault="006728F8">
      <w:pPr>
        <w:pStyle w:val="normal0"/>
        <w:numPr>
          <w:ilvl w:val="0"/>
          <w:numId w:val="6"/>
        </w:numPr>
        <w:spacing w:after="0"/>
        <w:ind w:hanging="360"/>
        <w:contextualSpacing/>
      </w:pPr>
      <w:r>
        <w:t>Information that is not described in the exclusion list below.</w:t>
      </w:r>
    </w:p>
    <w:p w14:paraId="1B4F0D49" w14:textId="77777777" w:rsidR="00274316" w:rsidRDefault="00274316">
      <w:pPr>
        <w:pStyle w:val="normal0"/>
        <w:spacing w:after="0"/>
      </w:pPr>
    </w:p>
    <w:p w14:paraId="42BD7C2A" w14:textId="77777777" w:rsidR="00274316" w:rsidRDefault="006728F8">
      <w:pPr>
        <w:pStyle w:val="normal0"/>
        <w:spacing w:after="0"/>
        <w:ind w:left="284"/>
      </w:pPr>
      <w:r>
        <w:t>The following information will be excluded from CIMI clinical models:</w:t>
      </w:r>
    </w:p>
    <w:p w14:paraId="7A513E81" w14:textId="77777777" w:rsidR="00274316" w:rsidRDefault="006728F8">
      <w:pPr>
        <w:pStyle w:val="normal0"/>
        <w:numPr>
          <w:ilvl w:val="0"/>
          <w:numId w:val="6"/>
        </w:numPr>
        <w:spacing w:after="0"/>
        <w:ind w:hanging="360"/>
        <w:contextualSpacing/>
      </w:pPr>
      <w:r>
        <w:t>Information that is specific to an implementation use-case - for example, recordkeeping metadata  (unless the model is specifically designed for this purpose).</w:t>
      </w:r>
    </w:p>
    <w:p w14:paraId="19D7E69B" w14:textId="77777777" w:rsidR="00274316" w:rsidRDefault="006728F8">
      <w:pPr>
        <w:pStyle w:val="normal0"/>
        <w:numPr>
          <w:ilvl w:val="0"/>
          <w:numId w:val="6"/>
        </w:numPr>
        <w:spacing w:after="0"/>
        <w:ind w:hanging="360"/>
        <w:contextualSpacing/>
      </w:pPr>
      <w:r>
        <w:t>Information that is used for administrative purposes only – e.g. financial details (unless the model is specifically designed to include such information)</w:t>
      </w:r>
    </w:p>
    <w:p w14:paraId="0AB69903" w14:textId="77777777" w:rsidR="00274316" w:rsidRDefault="006728F8">
      <w:pPr>
        <w:pStyle w:val="normal0"/>
        <w:numPr>
          <w:ilvl w:val="0"/>
          <w:numId w:val="6"/>
        </w:numPr>
        <w:spacing w:after="0"/>
        <w:ind w:hanging="360"/>
        <w:contextualSpacing/>
      </w:pPr>
      <w:r>
        <w:t xml:space="preserve">Information that is specific to a local environment (e.g. to satisfy local legislation requirements). </w:t>
      </w:r>
    </w:p>
    <w:p w14:paraId="1A18AD42" w14:textId="718436B0" w:rsidR="00274316" w:rsidRDefault="006728F8">
      <w:pPr>
        <w:pStyle w:val="normal0"/>
        <w:numPr>
          <w:ilvl w:val="0"/>
          <w:numId w:val="6"/>
        </w:numPr>
        <w:spacing w:after="0"/>
        <w:ind w:hanging="360"/>
        <w:contextualSpacing/>
      </w:pPr>
      <w:r>
        <w:t xml:space="preserve">Information that </w:t>
      </w:r>
      <w:proofErr w:type="gramStart"/>
      <w:r>
        <w:t>is considered not to be directly related</w:t>
      </w:r>
      <w:proofErr w:type="gramEnd"/>
      <w:r>
        <w:t xml:space="preserve"> to the clinical concept being </w:t>
      </w:r>
      <w:r w:rsidR="00434957">
        <w:t>model</w:t>
      </w:r>
      <w:r>
        <w:t>ed.</w:t>
      </w:r>
    </w:p>
    <w:p w14:paraId="3FBB740D" w14:textId="77777777" w:rsidR="00274316" w:rsidRDefault="006728F8">
      <w:pPr>
        <w:pStyle w:val="normal0"/>
        <w:numPr>
          <w:ilvl w:val="0"/>
          <w:numId w:val="6"/>
        </w:numPr>
        <w:spacing w:after="0"/>
        <w:ind w:hanging="360"/>
        <w:contextualSpacing/>
      </w:pPr>
      <w:r>
        <w:t>Information that is better captured in terminologies and ontologies such as the classification of a medication in a medication hierarchy or concept definitional expressions.</w:t>
      </w:r>
    </w:p>
    <w:p w14:paraId="155FDD9C" w14:textId="77777777" w:rsidR="00274316" w:rsidRDefault="006728F8" w:rsidP="00BA78CC">
      <w:pPr>
        <w:pStyle w:val="Heading1"/>
      </w:pPr>
      <w:bookmarkStart w:id="122" w:name="_4f1mdlm" w:colFirst="0" w:colLast="0"/>
      <w:bookmarkStart w:id="123" w:name="_Toc342304465"/>
      <w:bookmarkEnd w:id="122"/>
      <w:r>
        <w:t>Model Granularity, Reuse, and Composition</w:t>
      </w:r>
      <w:bookmarkEnd w:id="123"/>
    </w:p>
    <w:p w14:paraId="19C556B5" w14:textId="77777777" w:rsidR="00274316" w:rsidRDefault="006728F8">
      <w:pPr>
        <w:pStyle w:val="normal0"/>
      </w:pPr>
      <w:r>
        <w:t xml:space="preserve">The granularity of the CIMI model is defined in several layers. The Core Reference Model specifies the primitive and complex types. The Foundational Reference Model defines the foundational constructs from which all clinical patterns are derived. The Clinical Reference Model defines the specializations of the foundational construct relevant in the clinical domain. Archetypes then constrain these structures to define families of objects that differ purely on the constraints they apply to underlying patterns.  In a good design, archetype constraints are applied progressively in </w:t>
      </w:r>
      <w:r>
        <w:lastRenderedPageBreak/>
        <w:t>order to ensure greater consistency at the leaf-level archetypes through the progressive tightening of constraints.</w:t>
      </w:r>
    </w:p>
    <w:p w14:paraId="429C1799" w14:textId="77777777" w:rsidR="00274316" w:rsidRDefault="006728F8">
      <w:pPr>
        <w:pStyle w:val="normal0"/>
      </w:pPr>
      <w:r>
        <w:t>The CIMI model takes a compositional design approach where structures originating from different hierarchies are assembled to form the final product. The Clinical Statement pattern described in the architectural section is an example. The Object Oriented modeling principles of cohesion and coupling apply. Component structures are designed to maximize cohesion and loose coupling. Such an approach enhances consistency, ease of use, ease of maintenance, extensibility, and ease of archetype development through reuse.</w:t>
      </w:r>
    </w:p>
    <w:p w14:paraId="79422B1C" w14:textId="77777777" w:rsidR="00274316" w:rsidRDefault="006728F8">
      <w:pPr>
        <w:pStyle w:val="normal0"/>
        <w:spacing w:before="120" w:after="120"/>
      </w:pPr>
      <w:r>
        <w:t>Composition should be favored when:</w:t>
      </w:r>
    </w:p>
    <w:p w14:paraId="7A7CCBE7" w14:textId="77777777" w:rsidR="00274316" w:rsidRDefault="006728F8">
      <w:pPr>
        <w:pStyle w:val="normal0"/>
        <w:numPr>
          <w:ilvl w:val="0"/>
          <w:numId w:val="6"/>
        </w:numPr>
        <w:spacing w:after="0"/>
        <w:ind w:hanging="360"/>
      </w:pPr>
      <w:r>
        <w:t>Specializations would require multi-inheritance or mixins - A ProcedureProposal has both Procedure and Proposal components.</w:t>
      </w:r>
    </w:p>
    <w:p w14:paraId="20A74B24" w14:textId="77777777" w:rsidR="00274316" w:rsidRDefault="006728F8">
      <w:pPr>
        <w:pStyle w:val="normal0"/>
        <w:numPr>
          <w:ilvl w:val="0"/>
          <w:numId w:val="6"/>
        </w:numPr>
        <w:spacing w:after="0"/>
        <w:ind w:hanging="360"/>
      </w:pPr>
      <w:r>
        <w:t>The components can be reused - A ProcedureProposal and a MedicationProposal both share the proposal attributes.</w:t>
      </w:r>
    </w:p>
    <w:p w14:paraId="4CFA5F0C" w14:textId="77777777" w:rsidR="00274316" w:rsidRDefault="006728F8">
      <w:pPr>
        <w:pStyle w:val="normal0"/>
        <w:numPr>
          <w:ilvl w:val="0"/>
          <w:numId w:val="6"/>
        </w:numPr>
        <w:spacing w:after="0"/>
        <w:ind w:hanging="360"/>
      </w:pPr>
      <w:r>
        <w:t xml:space="preserve">The components favor cohesion and loose coupling - A statement context is a structure that aligns with the context of a Situation with Explicit Context and cleanly wraps its attributes into a single class that can be reused consistently in different use cases. </w:t>
      </w:r>
    </w:p>
    <w:p w14:paraId="3C1D2753" w14:textId="77777777" w:rsidR="00274316" w:rsidRDefault="006728F8">
      <w:pPr>
        <w:pStyle w:val="normal0"/>
        <w:numPr>
          <w:ilvl w:val="0"/>
          <w:numId w:val="6"/>
        </w:numPr>
        <w:spacing w:after="0"/>
        <w:ind w:hanging="360"/>
      </w:pPr>
      <w:r>
        <w:t xml:space="preserve">The components are not foreign to the clinical modelers who use them to assemble their models. </w:t>
      </w:r>
    </w:p>
    <w:p w14:paraId="457A7E6F" w14:textId="77777777" w:rsidR="00274316" w:rsidRDefault="006728F8">
      <w:pPr>
        <w:pStyle w:val="normal0"/>
        <w:numPr>
          <w:ilvl w:val="0"/>
          <w:numId w:val="6"/>
        </w:numPr>
        <w:spacing w:after="0"/>
        <w:ind w:hanging="360"/>
      </w:pPr>
      <w:r>
        <w:t xml:space="preserve">The patterns defined by these more granular components are understandable to clinical modelers. For instance, it is considered to be good clinical practice for instances of these data items to be observed, evaluated or performed together, using the same who, what, when, where and how information. For example systolic and diastolic blood pressures </w:t>
      </w:r>
      <w:proofErr w:type="gramStart"/>
      <w:r>
        <w:t>may will</w:t>
      </w:r>
      <w:proofErr w:type="gramEnd"/>
      <w:r>
        <w:t xml:space="preserve"> be included together within a single ‘Blood Pressure’ evaluation panel.</w:t>
      </w:r>
    </w:p>
    <w:p w14:paraId="075135A7" w14:textId="77777777" w:rsidR="00274316" w:rsidRDefault="006728F8" w:rsidP="00BA78CC">
      <w:pPr>
        <w:pStyle w:val="Heading1"/>
      </w:pPr>
      <w:bookmarkStart w:id="124" w:name="_19c6y18" w:colFirst="0" w:colLast="0"/>
      <w:bookmarkStart w:id="125" w:name="_Toc342304466"/>
      <w:bookmarkEnd w:id="124"/>
      <w:r>
        <w:t>Isosemantic Models</w:t>
      </w:r>
      <w:bookmarkEnd w:id="125"/>
    </w:p>
    <w:p w14:paraId="51840C87" w14:textId="77777777" w:rsidR="00274316" w:rsidRDefault="006728F8">
      <w:pPr>
        <w:pStyle w:val="normal0"/>
      </w:pPr>
      <w:r>
        <w:t xml:space="preserve">The CIMI Working Group recognizes that it is unlikely that a one-size-fits-all will accommodate the wide variety of clinical and implementation use cases. As such, the CIMI architecture supports alternate representations of the same model to address the requirements of specific use cases. While, generally, such variations in expressivity are not recommended (CIMI defines a ‘preferred’ set of models), it is sometimes inevitable.  For instance, interface models may have different modeling requirements than persisted models or logical models. </w:t>
      </w:r>
    </w:p>
    <w:p w14:paraId="51E16E1C" w14:textId="77777777" w:rsidR="00274316" w:rsidRDefault="006728F8">
      <w:pPr>
        <w:pStyle w:val="normal0"/>
      </w:pPr>
      <w:r>
        <w:t xml:space="preserve">The CIMI architecture should thus support the definition of iso-semantic models, sets of semantically equivalent models that differ in primarily in their structure and terminology pre-coordination. </w:t>
      </w:r>
    </w:p>
    <w:p w14:paraId="504A048F" w14:textId="77777777" w:rsidR="00274316" w:rsidRDefault="006728F8">
      <w:pPr>
        <w:pStyle w:val="normal0"/>
        <w:spacing w:before="120" w:after="120"/>
      </w:pPr>
      <w:r>
        <w:t>CIMI also intends to supports the ability to transform models into their iso-semantic counterparts. In particular, CIMI aims to support:</w:t>
      </w:r>
    </w:p>
    <w:p w14:paraId="429DBA5D" w14:textId="77777777" w:rsidR="00274316" w:rsidRDefault="006728F8">
      <w:pPr>
        <w:pStyle w:val="normal0"/>
        <w:numPr>
          <w:ilvl w:val="0"/>
          <w:numId w:val="6"/>
        </w:numPr>
        <w:spacing w:after="0"/>
        <w:ind w:hanging="360"/>
        <w:contextualSpacing/>
      </w:pPr>
      <w:r>
        <w:lastRenderedPageBreak/>
        <w:t>The ability to transform CIMI models to/from isosemantic representations in other languages/ standards (e.g. CDA, openEHR, ISO13606, DCM, CEM), through a common logical model intermediary and</w:t>
      </w:r>
    </w:p>
    <w:p w14:paraId="38036883" w14:textId="77777777" w:rsidR="00274316" w:rsidRDefault="006728F8">
      <w:pPr>
        <w:pStyle w:val="normal0"/>
        <w:numPr>
          <w:ilvl w:val="0"/>
          <w:numId w:val="6"/>
        </w:numPr>
        <w:spacing w:after="0"/>
        <w:ind w:hanging="360"/>
        <w:contextualSpacing/>
      </w:pPr>
      <w:r>
        <w:t xml:space="preserve">The ability to transform CIMI models between isosemantic representations that use a different split between </w:t>
      </w:r>
      <w:proofErr w:type="gramStart"/>
      <w:r>
        <w:t>terminology</w:t>
      </w:r>
      <w:proofErr w:type="gramEnd"/>
      <w:r>
        <w:t xml:space="preserve"> pre-coordination and structure.</w:t>
      </w:r>
    </w:p>
    <w:p w14:paraId="75CD448D" w14:textId="77777777" w:rsidR="00274316" w:rsidRDefault="006728F8">
      <w:pPr>
        <w:pStyle w:val="normal0"/>
        <w:spacing w:before="120"/>
      </w:pPr>
      <w:r>
        <w:t>Once identified, iso-semantic model sets will be defined by the following:</w:t>
      </w:r>
    </w:p>
    <w:p w14:paraId="5ECBC2B1" w14:textId="77777777" w:rsidR="00274316" w:rsidRDefault="006728F8">
      <w:pPr>
        <w:pStyle w:val="normal0"/>
        <w:numPr>
          <w:ilvl w:val="0"/>
          <w:numId w:val="11"/>
        </w:numPr>
        <w:spacing w:before="120"/>
        <w:ind w:hanging="360"/>
        <w:contextualSpacing/>
      </w:pPr>
      <w:r>
        <w:t>A “preferred” model that provides the most fully articulated representation of the information</w:t>
      </w:r>
    </w:p>
    <w:p w14:paraId="49F8E8AD" w14:textId="77777777" w:rsidR="00274316" w:rsidRDefault="006728F8">
      <w:pPr>
        <w:pStyle w:val="normal0"/>
        <w:numPr>
          <w:ilvl w:val="0"/>
          <w:numId w:val="11"/>
        </w:numPr>
        <w:spacing w:before="120"/>
        <w:ind w:hanging="360"/>
        <w:contextualSpacing/>
      </w:pPr>
      <w:r>
        <w:t>Associated models with identical semantics but different structures</w:t>
      </w:r>
    </w:p>
    <w:p w14:paraId="6D030FA9" w14:textId="77777777" w:rsidR="00274316" w:rsidRDefault="006728F8">
      <w:pPr>
        <w:pStyle w:val="normal0"/>
        <w:numPr>
          <w:ilvl w:val="0"/>
          <w:numId w:val="11"/>
        </w:numPr>
        <w:spacing w:before="120"/>
        <w:ind w:hanging="360"/>
        <w:contextualSpacing/>
      </w:pPr>
      <w:r>
        <w:t xml:space="preserve">Formal rules for transforming the associated model features into the preferred model features; e.g., </w:t>
      </w:r>
    </w:p>
    <w:p w14:paraId="297CA5EE" w14:textId="77777777" w:rsidR="00274316" w:rsidRDefault="006728F8">
      <w:pPr>
        <w:pStyle w:val="normal0"/>
        <w:numPr>
          <w:ilvl w:val="1"/>
          <w:numId w:val="11"/>
        </w:numPr>
        <w:spacing w:before="120"/>
        <w:ind w:hanging="360"/>
        <w:contextualSpacing/>
      </w:pPr>
      <w:r>
        <w:t xml:space="preserve">Turning a pre-coordinated concept (e.g., suspected Lyme disease) into a set of explicitly bound </w:t>
      </w:r>
      <w:proofErr w:type="gramStart"/>
      <w:r>
        <w:t>attributes(</w:t>
      </w:r>
      <w:proofErr w:type="gramEnd"/>
      <w:r>
        <w:t xml:space="preserve">Lyme disease + suspected); </w:t>
      </w:r>
    </w:p>
    <w:p w14:paraId="2DF665B7" w14:textId="77777777" w:rsidR="00274316" w:rsidRDefault="006728F8">
      <w:pPr>
        <w:pStyle w:val="normal0"/>
        <w:numPr>
          <w:ilvl w:val="1"/>
          <w:numId w:val="11"/>
        </w:numPr>
        <w:spacing w:before="120"/>
        <w:ind w:hanging="360"/>
        <w:contextualSpacing/>
      </w:pPr>
      <w:r>
        <w:t>Turning a concept binding (sphygmomanometer) into an associated class characterized by that binding (device + type = sphygmomanometer)</w:t>
      </w:r>
    </w:p>
    <w:p w14:paraId="60A8F78B" w14:textId="77777777" w:rsidR="00274316" w:rsidRDefault="006728F8">
      <w:pPr>
        <w:pStyle w:val="normal0"/>
        <w:spacing w:before="120"/>
      </w:pPr>
      <w:r>
        <w:t>Iso-semantic models can be defined in:</w:t>
      </w:r>
    </w:p>
    <w:p w14:paraId="4D2D7613" w14:textId="77777777" w:rsidR="00274316" w:rsidRDefault="006728F8">
      <w:pPr>
        <w:pStyle w:val="normal0"/>
        <w:numPr>
          <w:ilvl w:val="0"/>
          <w:numId w:val="14"/>
        </w:numPr>
        <w:spacing w:before="120"/>
        <w:ind w:hanging="360"/>
        <w:contextualSpacing/>
      </w:pPr>
      <w:r>
        <w:t>The reference model - Such model typically differ in their core structure.</w:t>
      </w:r>
    </w:p>
    <w:p w14:paraId="641783ED" w14:textId="77777777" w:rsidR="00274316" w:rsidRDefault="006728F8">
      <w:pPr>
        <w:pStyle w:val="normal0"/>
        <w:numPr>
          <w:ilvl w:val="0"/>
          <w:numId w:val="14"/>
        </w:numPr>
        <w:spacing w:before="120"/>
        <w:ind w:hanging="360"/>
        <w:contextualSpacing/>
      </w:pPr>
      <w:r>
        <w:t>The archetype layer - Such models typically differ in the constraints they apply to an underlying structure that supports some variability (typically through a design by constraints modeling approach).</w:t>
      </w:r>
    </w:p>
    <w:p w14:paraId="752D10CF" w14:textId="77777777" w:rsidR="00274316" w:rsidRDefault="006728F8">
      <w:pPr>
        <w:pStyle w:val="normal0"/>
        <w:spacing w:before="120"/>
      </w:pPr>
      <w:r>
        <w:t>Iso-semantic models that vary in their degree of pre-coordination can generally be addressed at the archetype layer through attribute occurrence constraints. For instance, the Assertion reference model pattern specifies two attributes: a bodyLocation and a bodyLocationPrecoord. Two iso-semantic models can be derived - one obtained by constraining out bodyLocation and using a pre-coordinated term for the body location. Another variant of the same model may constrain out bodyLocationPrecoord and post-coordinate the body location in the model.</w:t>
      </w:r>
    </w:p>
    <w:p w14:paraId="5CEABCC0" w14:textId="77777777" w:rsidR="00274316" w:rsidRDefault="006728F8">
      <w:pPr>
        <w:pStyle w:val="normal0"/>
        <w:spacing w:before="120"/>
      </w:pPr>
      <w:r>
        <w:t>Iso-semantic reference model classes can be introduced using reference module extensions but this use case will not be described in this document.</w:t>
      </w:r>
    </w:p>
    <w:p w14:paraId="3457ECCA" w14:textId="77777777" w:rsidR="00274316" w:rsidRDefault="006728F8">
      <w:pPr>
        <w:pStyle w:val="normal0"/>
        <w:spacing w:before="120"/>
      </w:pPr>
      <w:r>
        <w:t>A question may arise as to when the first approach is preferred over the second.</w:t>
      </w:r>
    </w:p>
    <w:p w14:paraId="2C23CF76" w14:textId="77777777" w:rsidR="00274316" w:rsidRDefault="006728F8" w:rsidP="00BA78CC">
      <w:pPr>
        <w:pStyle w:val="Heading1"/>
      </w:pPr>
      <w:bookmarkStart w:id="126" w:name="_3tbugp1" w:colFirst="0" w:colLast="0"/>
      <w:bookmarkStart w:id="127" w:name="_Toc342304467"/>
      <w:bookmarkEnd w:id="126"/>
      <w:r>
        <w:t>Terminology Binding</w:t>
      </w:r>
      <w:bookmarkEnd w:id="127"/>
    </w:p>
    <w:p w14:paraId="74DA9FAE" w14:textId="77777777" w:rsidR="00274316" w:rsidRDefault="006728F8">
      <w:pPr>
        <w:pStyle w:val="normal0"/>
        <w:spacing w:before="120"/>
      </w:pPr>
      <w:r>
        <w:rPr>
          <w:i/>
        </w:rPr>
        <w:t>Terminology binding</w:t>
      </w:r>
      <w:r>
        <w:rPr>
          <w:b/>
          <w:i/>
        </w:rPr>
        <w:t xml:space="preserve"> </w:t>
      </w:r>
      <w:r>
        <w:t xml:space="preserve">refers to “the assertion of a relationship between the information model and the terminology” [CIMI Glossary]. This binding involves attaching a terminology concepts, reference sets or expressions to a node or link in an information model. </w:t>
      </w:r>
    </w:p>
    <w:p w14:paraId="022CD0CC" w14:textId="77777777" w:rsidR="00274316" w:rsidRDefault="006728F8">
      <w:pPr>
        <w:pStyle w:val="normal0"/>
        <w:spacing w:before="120"/>
      </w:pPr>
      <w:r>
        <w:t>There are four main use cases that motivate terminology binding to CIMI models:</w:t>
      </w:r>
    </w:p>
    <w:p w14:paraId="0C52DBE2" w14:textId="77777777" w:rsidR="00274316" w:rsidRDefault="006728F8">
      <w:pPr>
        <w:pStyle w:val="normal0"/>
        <w:numPr>
          <w:ilvl w:val="0"/>
          <w:numId w:val="23"/>
        </w:numPr>
        <w:spacing w:before="120" w:after="0" w:line="240" w:lineRule="auto"/>
        <w:ind w:hanging="360"/>
        <w:contextualSpacing/>
        <w:rPr>
          <w:sz w:val="24"/>
          <w:szCs w:val="24"/>
        </w:rPr>
      </w:pPr>
      <w:r>
        <w:t>To support the management and quality control of clinical model libraries, including:</w:t>
      </w:r>
    </w:p>
    <w:p w14:paraId="61CA224D" w14:textId="77777777" w:rsidR="00274316" w:rsidRDefault="006728F8">
      <w:pPr>
        <w:pStyle w:val="normal0"/>
        <w:numPr>
          <w:ilvl w:val="1"/>
          <w:numId w:val="23"/>
        </w:numPr>
        <w:spacing w:before="120" w:after="0" w:line="240" w:lineRule="auto"/>
        <w:ind w:hanging="360"/>
        <w:contextualSpacing/>
        <w:rPr>
          <w:sz w:val="24"/>
          <w:szCs w:val="24"/>
        </w:rPr>
      </w:pPr>
      <w:r>
        <w:t>Searching model libraries (using the meaning of the models and their contents)</w:t>
      </w:r>
    </w:p>
    <w:p w14:paraId="2292D375" w14:textId="77777777" w:rsidR="00274316" w:rsidRDefault="006728F8">
      <w:pPr>
        <w:pStyle w:val="normal0"/>
        <w:numPr>
          <w:ilvl w:val="1"/>
          <w:numId w:val="23"/>
        </w:numPr>
        <w:spacing w:before="120" w:after="0" w:line="240" w:lineRule="auto"/>
        <w:ind w:hanging="360"/>
        <w:contextualSpacing/>
        <w:rPr>
          <w:sz w:val="24"/>
          <w:szCs w:val="24"/>
        </w:rPr>
      </w:pPr>
      <w:r>
        <w:lastRenderedPageBreak/>
        <w:t>Identifying semantic overlap between models</w:t>
      </w:r>
    </w:p>
    <w:p w14:paraId="75C704D8" w14:textId="77777777" w:rsidR="00274316" w:rsidRDefault="006728F8">
      <w:pPr>
        <w:pStyle w:val="normal0"/>
        <w:numPr>
          <w:ilvl w:val="1"/>
          <w:numId w:val="23"/>
        </w:numPr>
        <w:spacing w:before="120" w:after="0" w:line="240" w:lineRule="auto"/>
        <w:ind w:hanging="360"/>
        <w:contextualSpacing/>
        <w:rPr>
          <w:sz w:val="24"/>
          <w:szCs w:val="24"/>
        </w:rPr>
      </w:pPr>
      <w:r>
        <w:t>Identifying inconsistency of model interdependencies (e.g. the meaning of a constrained archetype is not subsumed by the meaning of the base archetype)</w:t>
      </w:r>
    </w:p>
    <w:p w14:paraId="6F11CE66" w14:textId="77777777" w:rsidR="00274316" w:rsidRDefault="006728F8">
      <w:pPr>
        <w:pStyle w:val="normal0"/>
        <w:numPr>
          <w:ilvl w:val="0"/>
          <w:numId w:val="23"/>
        </w:numPr>
        <w:spacing w:before="120" w:after="0" w:line="240" w:lineRule="auto"/>
        <w:ind w:hanging="360"/>
        <w:contextualSpacing/>
        <w:rPr>
          <w:sz w:val="24"/>
          <w:szCs w:val="24"/>
        </w:rPr>
      </w:pPr>
      <w:r>
        <w:t>To determine the iso-semanticity of two or more instances of models that are semantically equivalent, but structurally different; and to be able to transform between these isosemantic representations, including:</w:t>
      </w:r>
    </w:p>
    <w:p w14:paraId="192809AE" w14:textId="77777777" w:rsidR="00274316" w:rsidRDefault="006728F8">
      <w:pPr>
        <w:pStyle w:val="normal0"/>
        <w:numPr>
          <w:ilvl w:val="1"/>
          <w:numId w:val="23"/>
        </w:numPr>
        <w:spacing w:before="120" w:after="0" w:line="240" w:lineRule="auto"/>
        <w:ind w:hanging="360"/>
        <w:contextualSpacing/>
        <w:rPr>
          <w:sz w:val="24"/>
          <w:szCs w:val="24"/>
        </w:rPr>
      </w:pPr>
      <w:r>
        <w:t xml:space="preserve">Models that use a different level of precoordination versus structure; </w:t>
      </w:r>
    </w:p>
    <w:p w14:paraId="30081DF8" w14:textId="5507D6F3" w:rsidR="00274316" w:rsidRDefault="006728F8">
      <w:pPr>
        <w:pStyle w:val="normal0"/>
        <w:numPr>
          <w:ilvl w:val="1"/>
          <w:numId w:val="23"/>
        </w:numPr>
        <w:spacing w:before="120" w:after="0" w:line="240" w:lineRule="auto"/>
        <w:ind w:hanging="360"/>
        <w:contextualSpacing/>
        <w:rPr>
          <w:sz w:val="24"/>
          <w:szCs w:val="24"/>
        </w:rPr>
      </w:pPr>
      <w:r>
        <w:t xml:space="preserve">Models that make different </w:t>
      </w:r>
      <w:r w:rsidR="00434957">
        <w:t>model</w:t>
      </w:r>
      <w:r>
        <w:t>ing design choices (e.g. Representing a laboratory test’s method as a data element, versus a CLUSTER containing data elements)</w:t>
      </w:r>
    </w:p>
    <w:p w14:paraId="4272910E" w14:textId="77777777" w:rsidR="00274316" w:rsidRDefault="006728F8">
      <w:pPr>
        <w:pStyle w:val="normal0"/>
        <w:numPr>
          <w:ilvl w:val="0"/>
          <w:numId w:val="23"/>
        </w:numPr>
        <w:spacing w:before="120" w:after="0" w:line="240" w:lineRule="auto"/>
        <w:ind w:hanging="360"/>
        <w:contextualSpacing/>
        <w:rPr>
          <w:sz w:val="24"/>
          <w:szCs w:val="24"/>
        </w:rPr>
      </w:pPr>
      <w:r>
        <w:t>To enable querying over data instances of isosemantic model representations (as described above)</w:t>
      </w:r>
    </w:p>
    <w:p w14:paraId="40339762" w14:textId="77777777" w:rsidR="00274316" w:rsidRDefault="006728F8">
      <w:pPr>
        <w:pStyle w:val="normal0"/>
        <w:numPr>
          <w:ilvl w:val="0"/>
          <w:numId w:val="23"/>
        </w:numPr>
        <w:spacing w:before="120" w:after="0" w:line="240" w:lineRule="auto"/>
        <w:ind w:hanging="360"/>
        <w:contextualSpacing/>
        <w:rPr>
          <w:sz w:val="24"/>
          <w:szCs w:val="24"/>
        </w:rPr>
      </w:pPr>
      <w:r>
        <w:t>To support data validation and semantic interoperability (e.g. exchanging data between systems that use different native information structures)</w:t>
      </w:r>
    </w:p>
    <w:p w14:paraId="16436784" w14:textId="77777777" w:rsidR="00274316" w:rsidRDefault="006728F8">
      <w:pPr>
        <w:pStyle w:val="normal0"/>
        <w:numPr>
          <w:ilvl w:val="1"/>
          <w:numId w:val="23"/>
        </w:numPr>
        <w:spacing w:before="120" w:after="0" w:line="240" w:lineRule="auto"/>
        <w:ind w:hanging="360"/>
        <w:contextualSpacing/>
      </w:pPr>
      <w:r>
        <w:t>By confirming that instance data conforms to the semantic specification</w:t>
      </w:r>
    </w:p>
    <w:p w14:paraId="32E6EF6C" w14:textId="77777777" w:rsidR="00274316" w:rsidRDefault="006728F8">
      <w:pPr>
        <w:pStyle w:val="normal0"/>
        <w:numPr>
          <w:ilvl w:val="1"/>
          <w:numId w:val="23"/>
        </w:numPr>
        <w:spacing w:before="120" w:after="0" w:line="240" w:lineRule="auto"/>
        <w:ind w:hanging="360"/>
        <w:contextualSpacing/>
      </w:pPr>
      <w:r>
        <w:t xml:space="preserve">By supporting the construction of valid description logics for instance classification &amp; application of decision support and other analytic tools. </w:t>
      </w:r>
    </w:p>
    <w:p w14:paraId="607BCC1D" w14:textId="77777777" w:rsidR="00274316" w:rsidRDefault="00274316">
      <w:pPr>
        <w:pStyle w:val="normal0"/>
      </w:pPr>
    </w:p>
    <w:p w14:paraId="08525220" w14:textId="77777777" w:rsidR="00274316" w:rsidRDefault="006728F8">
      <w:pPr>
        <w:pStyle w:val="normal0"/>
      </w:pPr>
      <w:r>
        <w:t>It is proposed that these use cases be met by the fulfilment of the following requirements:</w:t>
      </w:r>
    </w:p>
    <w:p w14:paraId="59254414" w14:textId="77777777" w:rsidR="00274316" w:rsidRDefault="006728F8">
      <w:pPr>
        <w:pStyle w:val="normal0"/>
        <w:numPr>
          <w:ilvl w:val="0"/>
          <w:numId w:val="25"/>
        </w:numPr>
        <w:spacing w:after="0"/>
        <w:ind w:hanging="360"/>
      </w:pPr>
      <w:r>
        <w:t>A standard, reproducible methodology for defining the meaning of each node in the model using an association with the a terminology;</w:t>
      </w:r>
    </w:p>
    <w:p w14:paraId="05B1A4C9" w14:textId="77777777" w:rsidR="00274316" w:rsidRDefault="006728F8">
      <w:pPr>
        <w:pStyle w:val="normal0"/>
        <w:numPr>
          <w:ilvl w:val="0"/>
          <w:numId w:val="25"/>
        </w:numPr>
        <w:spacing w:after="0"/>
        <w:ind w:hanging="360"/>
      </w:pPr>
      <w:r>
        <w:t>A standard, reproducible methodology for defining the valid set of values of each coded data element in the model (either explicitly or as a constraint expression)</w:t>
      </w:r>
    </w:p>
    <w:p w14:paraId="0B0B6D9E" w14:textId="77777777" w:rsidR="00274316" w:rsidRDefault="006728F8">
      <w:pPr>
        <w:pStyle w:val="normal0"/>
        <w:numPr>
          <w:ilvl w:val="0"/>
          <w:numId w:val="25"/>
        </w:numPr>
        <w:spacing w:after="0"/>
        <w:ind w:hanging="360"/>
      </w:pPr>
      <w:r>
        <w:t xml:space="preserve"> A standard, reproducible methodology for establishing semantic relationships between nodes in the same model.</w:t>
      </w:r>
    </w:p>
    <w:p w14:paraId="5078FB86" w14:textId="77777777" w:rsidR="00274316" w:rsidRDefault="006728F8">
      <w:pPr>
        <w:pStyle w:val="normal0"/>
        <w:numPr>
          <w:ilvl w:val="0"/>
          <w:numId w:val="25"/>
        </w:numPr>
        <w:spacing w:after="0"/>
        <w:ind w:hanging="360"/>
      </w:pPr>
      <w:r>
        <w:t>Terminology bindings that allow the values to be represented in a way that is agnostic to the degree of pre-coordination versus structure.</w:t>
      </w:r>
    </w:p>
    <w:p w14:paraId="4C561534" w14:textId="77777777" w:rsidR="00274316" w:rsidRDefault="006728F8">
      <w:pPr>
        <w:pStyle w:val="normal0"/>
        <w:numPr>
          <w:ilvl w:val="0"/>
          <w:numId w:val="25"/>
        </w:numPr>
        <w:spacing w:after="0"/>
        <w:ind w:hanging="360"/>
      </w:pPr>
      <w:r>
        <w:t>Terminology bindings that enable the transformation between iso-semantic representations of the same model</w:t>
      </w:r>
    </w:p>
    <w:p w14:paraId="1D783759" w14:textId="77777777" w:rsidR="00274316" w:rsidRDefault="006728F8">
      <w:pPr>
        <w:pStyle w:val="normal0"/>
        <w:numPr>
          <w:ilvl w:val="0"/>
          <w:numId w:val="25"/>
        </w:numPr>
        <w:spacing w:after="0"/>
        <w:ind w:hanging="360"/>
      </w:pPr>
      <w:r>
        <w:t>Terminology bindings that allow consistency to be checked within models, and between models related by specialisation or slot filling.</w:t>
      </w:r>
    </w:p>
    <w:p w14:paraId="27F00170" w14:textId="77777777" w:rsidR="00274316" w:rsidRDefault="006728F8">
      <w:pPr>
        <w:pStyle w:val="Heading2"/>
      </w:pPr>
      <w:bookmarkStart w:id="128" w:name="_28h4qwu" w:colFirst="0" w:colLast="0"/>
      <w:bookmarkStart w:id="129" w:name="_Toc342304468"/>
      <w:bookmarkEnd w:id="128"/>
      <w:r>
        <w:rPr>
          <w:rFonts w:ascii="Calibri" w:eastAsia="Calibri" w:hAnsi="Calibri" w:cs="Calibri"/>
        </w:rPr>
        <w:t>Terminology Binding Guidelines</w:t>
      </w:r>
      <w:bookmarkEnd w:id="129"/>
    </w:p>
    <w:p w14:paraId="3D73F0B1" w14:textId="77777777" w:rsidR="00274316" w:rsidRDefault="006728F8">
      <w:pPr>
        <w:pStyle w:val="normal0"/>
        <w:spacing w:before="120"/>
      </w:pPr>
      <w:r>
        <w:t>All finalised CIMI Clinical Models shall:</w:t>
      </w:r>
    </w:p>
    <w:p w14:paraId="23E58953" w14:textId="77777777" w:rsidR="00274316" w:rsidRDefault="006728F8">
      <w:pPr>
        <w:pStyle w:val="normal0"/>
        <w:numPr>
          <w:ilvl w:val="0"/>
          <w:numId w:val="8"/>
        </w:numPr>
        <w:spacing w:after="0"/>
        <w:ind w:hanging="360"/>
        <w:contextualSpacing/>
      </w:pPr>
      <w:r>
        <w:t xml:space="preserve">Include a semantic “concept binding” for each data element in the model to a terminology concept, expression or pattern, which represents the meaning of the data element. </w:t>
      </w:r>
    </w:p>
    <w:p w14:paraId="37D1F285" w14:textId="77777777" w:rsidR="00274316" w:rsidRDefault="006728F8">
      <w:pPr>
        <w:pStyle w:val="normal0"/>
        <w:numPr>
          <w:ilvl w:val="0"/>
          <w:numId w:val="8"/>
        </w:numPr>
        <w:spacing w:after="0"/>
        <w:ind w:hanging="360"/>
        <w:contextualSpacing/>
      </w:pPr>
      <w:r>
        <w:t>Include a “value binding” from each node of type CODED_TEXT to a terminology reference set that indicates the valid values for the node – either defined intentionally using a constraint expression, or extensionally as a list of terminology components.</w:t>
      </w:r>
    </w:p>
    <w:p w14:paraId="0C51A918" w14:textId="77777777" w:rsidR="00274316" w:rsidRDefault="006728F8">
      <w:pPr>
        <w:pStyle w:val="normal0"/>
        <w:spacing w:before="120"/>
      </w:pPr>
      <w:r>
        <w:t>All finalised CIMI Clinical Models may (where appropriate):</w:t>
      </w:r>
    </w:p>
    <w:p w14:paraId="33D0A9DA" w14:textId="77777777" w:rsidR="00274316" w:rsidRDefault="006728F8">
      <w:pPr>
        <w:pStyle w:val="normal0"/>
        <w:numPr>
          <w:ilvl w:val="0"/>
          <w:numId w:val="8"/>
        </w:numPr>
        <w:spacing w:after="0"/>
        <w:ind w:hanging="360"/>
        <w:contextualSpacing/>
      </w:pPr>
      <w:r>
        <w:lastRenderedPageBreak/>
        <w:t>Include a constructor binding on appropriate container-type nodes (e.g. ENTRY, CLUSTER), in the form of a terminology expression, to help determine its iso-semanticity with other model representations.</w:t>
      </w:r>
    </w:p>
    <w:p w14:paraId="6710E982" w14:textId="77777777" w:rsidR="00274316" w:rsidRDefault="006728F8">
      <w:pPr>
        <w:pStyle w:val="Heading3"/>
      </w:pPr>
      <w:bookmarkStart w:id="130" w:name="_nmf14n" w:colFirst="0" w:colLast="0"/>
      <w:bookmarkStart w:id="131" w:name="_Toc342304469"/>
      <w:bookmarkEnd w:id="130"/>
      <w:r>
        <w:rPr>
          <w:rFonts w:ascii="Calibri" w:eastAsia="Calibri" w:hAnsi="Calibri" w:cs="Calibri"/>
        </w:rPr>
        <w:t>Semantic Model Binding</w:t>
      </w:r>
      <w:bookmarkEnd w:id="131"/>
    </w:p>
    <w:p w14:paraId="0EDB0DDA" w14:textId="77777777" w:rsidR="00274316" w:rsidRDefault="006728F8">
      <w:pPr>
        <w:pStyle w:val="normal0"/>
      </w:pPr>
      <w:r>
        <w:t xml:space="preserve">If the CIMI attribute aligns with the SCT concept model, then the attribute will be bound to descendants of Concept </w:t>
      </w:r>
      <w:proofErr w:type="gramStart"/>
      <w:r>
        <w:t>model  attribute</w:t>
      </w:r>
      <w:proofErr w:type="gramEnd"/>
      <w:r>
        <w:t xml:space="preserve"> ID 410662002 (note that children of Unapproved attribute (attribute) ID 408739003 should not be used). If there is no attribute binding (e.g. temporal attributes such as “start time”) then use descendents from the “observable entity” domain if an equivalence exists.</w:t>
      </w:r>
    </w:p>
    <w:p w14:paraId="04AF0DB6" w14:textId="77777777" w:rsidR="00274316" w:rsidRDefault="006728F8">
      <w:pPr>
        <w:pStyle w:val="normal0"/>
      </w:pPr>
      <w:r>
        <w:t>To support terminology bindings to SNOMED CT components that are not available in the international release, CIMI will develop a SNOMED CT extension in the CIMI Namespace (namespace id: 1000160). This namespace has been allocated and registered by the IHTSDO.</w:t>
      </w:r>
    </w:p>
    <w:p w14:paraId="4AADA45B" w14:textId="77777777" w:rsidR="00274316" w:rsidRDefault="006728F8">
      <w:pPr>
        <w:pStyle w:val="Heading3"/>
      </w:pPr>
      <w:bookmarkStart w:id="132" w:name="_37m2jsg" w:colFirst="0" w:colLast="0"/>
      <w:bookmarkStart w:id="133" w:name="_Toc342304470"/>
      <w:bookmarkEnd w:id="132"/>
      <w:r>
        <w:rPr>
          <w:rFonts w:ascii="Calibri" w:eastAsia="Calibri" w:hAnsi="Calibri" w:cs="Calibri"/>
        </w:rPr>
        <w:t>Semantic Model Range Binding</w:t>
      </w:r>
      <w:bookmarkEnd w:id="133"/>
    </w:p>
    <w:p w14:paraId="02871B77" w14:textId="77777777" w:rsidR="00274316" w:rsidRDefault="006728F8">
      <w:pPr>
        <w:pStyle w:val="normal0"/>
      </w:pPr>
      <w:r>
        <w:t>Value bindings will use SNOMED CT wherever possible – however, where the values are outside the scope of SNOMED CT, other terminologies (e.g. LOINC answers) may be selected (on a case-by-case basis).</w:t>
      </w:r>
    </w:p>
    <w:p w14:paraId="143566FF" w14:textId="77777777" w:rsidR="00274316" w:rsidRDefault="006728F8">
      <w:pPr>
        <w:pStyle w:val="normal0"/>
      </w:pPr>
      <w:r>
        <w:t>When a data element is further refined as a specialization (e.g. skin assessment site is a body location), the value set range must come from the range of the parent data element (e.g. skin assessment site is a subtype of body location) Subtype attribute binding can stay the higher level attribute.</w:t>
      </w:r>
    </w:p>
    <w:p w14:paraId="5FBCF20B" w14:textId="77777777" w:rsidR="00274316" w:rsidRDefault="006728F8">
      <w:pPr>
        <w:pStyle w:val="Heading3"/>
      </w:pPr>
      <w:bookmarkStart w:id="134" w:name="_67vb73g63hnq" w:colFirst="0" w:colLast="0"/>
      <w:bookmarkStart w:id="135" w:name="_Toc342304471"/>
      <w:bookmarkEnd w:id="134"/>
      <w:r>
        <w:rPr>
          <w:rFonts w:ascii="Calibri" w:eastAsia="Calibri" w:hAnsi="Calibri" w:cs="Calibri"/>
        </w:rPr>
        <w:t>Value Set Binding</w:t>
      </w:r>
      <w:bookmarkEnd w:id="135"/>
    </w:p>
    <w:p w14:paraId="6E9E83AF" w14:textId="77777777" w:rsidR="00274316" w:rsidRDefault="006728F8">
      <w:pPr>
        <w:pStyle w:val="normal0"/>
      </w:pPr>
      <w:r>
        <w:t>Bindings for a value sets have not been finalized or agreed upon by the CIMI working group. This will be discussed in a future ballot. Note Reviewers: we would love your input on this.</w:t>
      </w:r>
    </w:p>
    <w:p w14:paraId="522EBBCC" w14:textId="0176531C" w:rsidR="00274316" w:rsidRDefault="00434957">
      <w:pPr>
        <w:pStyle w:val="Heading2"/>
      </w:pPr>
      <w:bookmarkStart w:id="136" w:name="_1pxezwc" w:colFirst="0" w:colLast="0"/>
      <w:bookmarkStart w:id="137" w:name="_Toc342304472"/>
      <w:bookmarkEnd w:id="136"/>
      <w:r>
        <w:rPr>
          <w:rFonts w:ascii="Calibri" w:eastAsia="Calibri" w:hAnsi="Calibri" w:cs="Calibri"/>
        </w:rPr>
        <w:t>Model</w:t>
      </w:r>
      <w:r w:rsidR="006728F8">
        <w:rPr>
          <w:rFonts w:ascii="Calibri" w:eastAsia="Calibri" w:hAnsi="Calibri" w:cs="Calibri"/>
        </w:rPr>
        <w:t>ing Layers</w:t>
      </w:r>
      <w:bookmarkEnd w:id="137"/>
    </w:p>
    <w:p w14:paraId="65E75840" w14:textId="082F19F3" w:rsidR="00274316" w:rsidRDefault="006728F8">
      <w:pPr>
        <w:pStyle w:val="normal0"/>
      </w:pPr>
      <w:r>
        <w:t xml:space="preserve">In order to ensure consistency among models, all CIMI clinical models will be based on one or more predefined reference model patterns (top row in table) and corresponding </w:t>
      </w:r>
      <w:proofErr w:type="gramStart"/>
      <w:r>
        <w:t>top level</w:t>
      </w:r>
      <w:proofErr w:type="gramEnd"/>
      <w:r>
        <w:t xml:space="preserve"> archetypes (lowest row in table). </w:t>
      </w:r>
      <w:r w:rsidR="00C93DBB">
        <w:t>An illustration of such</w:t>
      </w:r>
      <w:r>
        <w:t xml:space="preserve"> </w:t>
      </w:r>
      <w:r w:rsidR="00434957">
        <w:t>model</w:t>
      </w:r>
      <w:r>
        <w:t xml:space="preserve">ing patterns </w:t>
      </w:r>
      <w:r w:rsidR="00C93DBB">
        <w:t>is</w:t>
      </w:r>
      <w:r>
        <w:t xml:space="preserve"> shown below. The first-layer of Clinical Models, developed based on these </w:t>
      </w:r>
      <w:r w:rsidR="00434957">
        <w:t>model</w:t>
      </w:r>
      <w:r>
        <w:t>ing patterns, will (wherever possible) be free of specific use-case context, specialty context, care-setting context and implementation-purpose context. Additional levels of context will be added progressively, to enable a maximum level of reuse and consistency between these context-dependent models.</w:t>
      </w:r>
    </w:p>
    <w:p w14:paraId="59CF3CA0" w14:textId="77777777" w:rsidR="00142985" w:rsidRDefault="006728F8" w:rsidP="00142985">
      <w:pPr>
        <w:pStyle w:val="normal0"/>
        <w:keepNext/>
        <w:spacing w:before="120" w:line="240" w:lineRule="auto"/>
        <w:jc w:val="both"/>
      </w:pPr>
      <w:r>
        <w:rPr>
          <w:noProof/>
        </w:rPr>
        <w:lastRenderedPageBreak/>
        <w:drawing>
          <wp:inline distT="114300" distB="114300" distL="114300" distR="114300" wp14:anchorId="4DB1E83D" wp14:editId="3D274EC4">
            <wp:extent cx="5486400" cy="33147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486400" cy="3314700"/>
                    </a:xfrm>
                    <a:prstGeom prst="rect">
                      <a:avLst/>
                    </a:prstGeom>
                    <a:ln/>
                  </pic:spPr>
                </pic:pic>
              </a:graphicData>
            </a:graphic>
          </wp:inline>
        </w:drawing>
      </w:r>
    </w:p>
    <w:p w14:paraId="3F06789A" w14:textId="71F626E5" w:rsidR="00274316" w:rsidRDefault="00142985" w:rsidP="00142985">
      <w:pPr>
        <w:pStyle w:val="Caption"/>
        <w:jc w:val="center"/>
      </w:pPr>
      <w:bookmarkStart w:id="138" w:name="_Toc342304511"/>
      <w:r>
        <w:t xml:space="preserve">Figure </w:t>
      </w:r>
      <w:r w:rsidR="00D54EF1">
        <w:fldChar w:fldCharType="begin"/>
      </w:r>
      <w:r w:rsidR="00D54EF1">
        <w:instrText xml:space="preserve"> SEQ Figure \* ARABIC </w:instrText>
      </w:r>
      <w:r w:rsidR="00D54EF1">
        <w:fldChar w:fldCharType="separate"/>
      </w:r>
      <w:r>
        <w:rPr>
          <w:noProof/>
        </w:rPr>
        <w:t>33</w:t>
      </w:r>
      <w:r w:rsidR="00D54EF1">
        <w:rPr>
          <w:noProof/>
        </w:rPr>
        <w:fldChar w:fldCharType="end"/>
      </w:r>
      <w:r>
        <w:t xml:space="preserve"> - Illustration of CIMI Modeling Layers</w:t>
      </w:r>
      <w:bookmarkEnd w:id="138"/>
      <w:r w:rsidR="006728F8">
        <w:br w:type="page"/>
      </w:r>
    </w:p>
    <w:p w14:paraId="764D931E" w14:textId="77777777" w:rsidR="00274316" w:rsidRDefault="00274316">
      <w:pPr>
        <w:pStyle w:val="normal0"/>
        <w:spacing w:before="120" w:line="240" w:lineRule="auto"/>
        <w:jc w:val="center"/>
      </w:pPr>
    </w:p>
    <w:p w14:paraId="1911EAAD" w14:textId="77777777" w:rsidR="00274316" w:rsidRDefault="006728F8" w:rsidP="00BA78CC">
      <w:pPr>
        <w:pStyle w:val="Heading1"/>
      </w:pPr>
      <w:bookmarkStart w:id="139" w:name="_t75fnrvt6pst" w:colFirst="0" w:colLast="0"/>
      <w:bookmarkStart w:id="140" w:name="_Toc342304473"/>
      <w:bookmarkEnd w:id="139"/>
      <w:r>
        <w:t>Topic Patterns</w:t>
      </w:r>
      <w:bookmarkEnd w:id="140"/>
    </w:p>
    <w:p w14:paraId="5F649D3A" w14:textId="77777777" w:rsidR="00274316" w:rsidRDefault="006728F8">
      <w:pPr>
        <w:pStyle w:val="normal0"/>
      </w:pPr>
      <w:r>
        <w:t xml:space="preserve">The topic patterns CIMI has developed to date include Evaluation, Assertion and Procedure. They are described below. Future patterns </w:t>
      </w:r>
      <w:proofErr w:type="gramStart"/>
      <w:r>
        <w:t>include  medication</w:t>
      </w:r>
      <w:proofErr w:type="gramEnd"/>
      <w:r>
        <w:t xml:space="preserve"> administration, encounter, etc.</w:t>
      </w:r>
    </w:p>
    <w:p w14:paraId="31F0A49F" w14:textId="77777777" w:rsidR="00274316" w:rsidRDefault="006728F8">
      <w:pPr>
        <w:pStyle w:val="Heading2"/>
      </w:pPr>
      <w:bookmarkStart w:id="141" w:name="_1hmsyys" w:colFirst="0" w:colLast="0"/>
      <w:bookmarkStart w:id="142" w:name="_Toc342304474"/>
      <w:bookmarkEnd w:id="141"/>
      <w:r>
        <w:rPr>
          <w:rFonts w:ascii="Calibri" w:eastAsia="Calibri" w:hAnsi="Calibri" w:cs="Calibri"/>
        </w:rPr>
        <w:t>Assertion</w:t>
      </w:r>
      <w:bookmarkEnd w:id="142"/>
    </w:p>
    <w:p w14:paraId="77E82679" w14:textId="77777777" w:rsidR="00274316" w:rsidRDefault="006728F8">
      <w:pPr>
        <w:pStyle w:val="normal0"/>
      </w:pPr>
      <w:r>
        <w:t>The Assertion Pattern is used to represent a clinical finding. Assertions may:</w:t>
      </w:r>
    </w:p>
    <w:p w14:paraId="2018F16F" w14:textId="77777777" w:rsidR="00274316" w:rsidRDefault="006728F8">
      <w:pPr>
        <w:pStyle w:val="normal0"/>
        <w:numPr>
          <w:ilvl w:val="0"/>
          <w:numId w:val="12"/>
        </w:numPr>
        <w:spacing w:after="0" w:line="240" w:lineRule="auto"/>
        <w:ind w:hanging="360"/>
      </w:pPr>
      <w:proofErr w:type="gramStart"/>
      <w:r>
        <w:t>assert</w:t>
      </w:r>
      <w:proofErr w:type="gramEnd"/>
      <w:r>
        <w:t xml:space="preserve"> the presence (or absence) of a condition in a patient, for example:</w:t>
      </w:r>
    </w:p>
    <w:p w14:paraId="77F3045D" w14:textId="77777777" w:rsidR="00274316" w:rsidRDefault="006728F8">
      <w:pPr>
        <w:pStyle w:val="normal0"/>
        <w:numPr>
          <w:ilvl w:val="1"/>
          <w:numId w:val="12"/>
        </w:numPr>
        <w:spacing w:after="0" w:line="240" w:lineRule="auto"/>
        <w:ind w:hanging="360"/>
      </w:pPr>
      <w:r>
        <w:t>ChestPainAssertion asserts the presence of chest pain</w:t>
      </w:r>
    </w:p>
    <w:p w14:paraId="40FB6A35" w14:textId="77777777" w:rsidR="00274316" w:rsidRDefault="006728F8">
      <w:pPr>
        <w:pStyle w:val="normal0"/>
        <w:numPr>
          <w:ilvl w:val="1"/>
          <w:numId w:val="12"/>
        </w:numPr>
        <w:spacing w:after="0" w:line="240" w:lineRule="auto"/>
        <w:ind w:hanging="360"/>
      </w:pPr>
      <w:r>
        <w:t>ChestPainAbsenceAssertion asserts the absence of chest pain</w:t>
      </w:r>
    </w:p>
    <w:p w14:paraId="08264800" w14:textId="77777777" w:rsidR="00274316" w:rsidRDefault="006728F8">
      <w:pPr>
        <w:pStyle w:val="normal0"/>
        <w:numPr>
          <w:ilvl w:val="1"/>
          <w:numId w:val="12"/>
        </w:numPr>
        <w:spacing w:after="0" w:line="240" w:lineRule="auto"/>
        <w:ind w:hanging="360"/>
      </w:pPr>
      <w:r>
        <w:t>EdemaAssertion asserts the presence of edema</w:t>
      </w:r>
    </w:p>
    <w:p w14:paraId="3FA4EC2F" w14:textId="77777777" w:rsidR="00274316" w:rsidRDefault="006728F8">
      <w:pPr>
        <w:pStyle w:val="normal0"/>
        <w:numPr>
          <w:ilvl w:val="0"/>
          <w:numId w:val="12"/>
        </w:numPr>
        <w:spacing w:after="0" w:line="240" w:lineRule="auto"/>
        <w:ind w:hanging="360"/>
      </w:pPr>
      <w:proofErr w:type="gramStart"/>
      <w:r>
        <w:t>assert</w:t>
      </w:r>
      <w:proofErr w:type="gramEnd"/>
      <w:r>
        <w:t xml:space="preserve"> the presence (or absence) of an apparatus, for example:</w:t>
      </w:r>
    </w:p>
    <w:p w14:paraId="3505AC27" w14:textId="77777777" w:rsidR="00274316" w:rsidRDefault="006728F8">
      <w:pPr>
        <w:pStyle w:val="normal0"/>
        <w:numPr>
          <w:ilvl w:val="1"/>
          <w:numId w:val="12"/>
        </w:numPr>
        <w:spacing w:after="0" w:line="240" w:lineRule="auto"/>
        <w:ind w:hanging="360"/>
      </w:pPr>
      <w:r>
        <w:t xml:space="preserve">VentilatorDeviceAssertion asserts the presence of an oximeter </w:t>
      </w:r>
    </w:p>
    <w:p w14:paraId="35AA2F48" w14:textId="77777777" w:rsidR="00274316" w:rsidRDefault="006728F8">
      <w:pPr>
        <w:pStyle w:val="normal0"/>
        <w:numPr>
          <w:ilvl w:val="0"/>
          <w:numId w:val="12"/>
        </w:numPr>
        <w:spacing w:after="0" w:line="240" w:lineRule="auto"/>
        <w:ind w:hanging="360"/>
      </w:pPr>
      <w:proofErr w:type="gramStart"/>
      <w:r>
        <w:t>assert</w:t>
      </w:r>
      <w:proofErr w:type="gramEnd"/>
      <w:r>
        <w:t xml:space="preserve"> the presence of a therapeutic apparatus, such as:</w:t>
      </w:r>
      <w:r>
        <w:tab/>
      </w:r>
    </w:p>
    <w:p w14:paraId="5CE4B233" w14:textId="77777777" w:rsidR="00274316" w:rsidRDefault="006728F8">
      <w:pPr>
        <w:pStyle w:val="normal0"/>
        <w:numPr>
          <w:ilvl w:val="1"/>
          <w:numId w:val="12"/>
        </w:numPr>
        <w:spacing w:after="0" w:line="240" w:lineRule="auto"/>
        <w:ind w:hanging="360"/>
      </w:pPr>
      <w:proofErr w:type="gramStart"/>
      <w:r>
        <w:t>compression</w:t>
      </w:r>
      <w:proofErr w:type="gramEnd"/>
      <w:r>
        <w:t xml:space="preserve"> stockings or a warm blanket</w:t>
      </w:r>
    </w:p>
    <w:p w14:paraId="4C952E96" w14:textId="77777777" w:rsidR="00274316" w:rsidRDefault="006728F8">
      <w:pPr>
        <w:pStyle w:val="normal0"/>
        <w:numPr>
          <w:ilvl w:val="0"/>
          <w:numId w:val="12"/>
        </w:numPr>
        <w:spacing w:after="0" w:line="240" w:lineRule="auto"/>
        <w:ind w:hanging="360"/>
      </w:pPr>
      <w:proofErr w:type="gramStart"/>
      <w:r>
        <w:t>assert</w:t>
      </w:r>
      <w:proofErr w:type="gramEnd"/>
      <w:r>
        <w:t xml:space="preserve"> the occurrence (or non-occurrence) of an event in which the patient was involved, for example:</w:t>
      </w:r>
    </w:p>
    <w:p w14:paraId="12290517" w14:textId="77777777" w:rsidR="00274316" w:rsidRDefault="006728F8">
      <w:pPr>
        <w:pStyle w:val="normal0"/>
        <w:numPr>
          <w:ilvl w:val="1"/>
          <w:numId w:val="12"/>
        </w:numPr>
        <w:spacing w:after="0" w:line="240" w:lineRule="auto"/>
        <w:ind w:hanging="360"/>
      </w:pPr>
      <w:proofErr w:type="gramStart"/>
      <w:r>
        <w:t>an</w:t>
      </w:r>
      <w:proofErr w:type="gramEnd"/>
      <w:r>
        <w:t xml:space="preserve"> auto accident</w:t>
      </w:r>
    </w:p>
    <w:p w14:paraId="4AB4F99A" w14:textId="77777777" w:rsidR="00274316" w:rsidRDefault="006728F8">
      <w:pPr>
        <w:pStyle w:val="normal0"/>
        <w:numPr>
          <w:ilvl w:val="1"/>
          <w:numId w:val="12"/>
        </w:numPr>
        <w:spacing w:after="0" w:line="240" w:lineRule="auto"/>
        <w:ind w:hanging="360"/>
      </w:pPr>
      <w:proofErr w:type="gramStart"/>
      <w:r>
        <w:t>a</w:t>
      </w:r>
      <w:proofErr w:type="gramEnd"/>
      <w:r>
        <w:t xml:space="preserve"> natural disaster</w:t>
      </w:r>
    </w:p>
    <w:p w14:paraId="1BD87645" w14:textId="77777777" w:rsidR="00274316" w:rsidRDefault="00274316">
      <w:pPr>
        <w:pStyle w:val="normal0"/>
        <w:spacing w:after="0" w:line="240" w:lineRule="auto"/>
        <w:ind w:left="720"/>
      </w:pPr>
    </w:p>
    <w:p w14:paraId="5A3DE911" w14:textId="77777777" w:rsidR="00274316" w:rsidRDefault="006728F8">
      <w:pPr>
        <w:pStyle w:val="normal0"/>
      </w:pPr>
      <w:r>
        <w:t>The assertion pattern is as follows:</w:t>
      </w:r>
    </w:p>
    <w:p w14:paraId="14230D44" w14:textId="77777777" w:rsidR="00274316" w:rsidRDefault="006728F8">
      <w:pPr>
        <w:pStyle w:val="normal0"/>
        <w:numPr>
          <w:ilvl w:val="0"/>
          <w:numId w:val="15"/>
        </w:numPr>
        <w:spacing w:after="0" w:line="240" w:lineRule="auto"/>
        <w:ind w:hanging="360"/>
        <w:contextualSpacing/>
      </w:pPr>
      <w:r>
        <w:t>Key = a code meaning “assertion”</w:t>
      </w:r>
    </w:p>
    <w:p w14:paraId="1FC0A63F" w14:textId="77777777" w:rsidR="00274316" w:rsidRDefault="006728F8">
      <w:pPr>
        <w:pStyle w:val="normal0"/>
        <w:numPr>
          <w:ilvl w:val="0"/>
          <w:numId w:val="15"/>
        </w:numPr>
        <w:spacing w:after="0" w:line="240" w:lineRule="auto"/>
        <w:ind w:hanging="360"/>
        <w:contextualSpacing/>
      </w:pPr>
      <w:r>
        <w:t>Data = a code representing what’s being asserted (“rash”, “auto accident”, “hypertrophy”, etc.)</w:t>
      </w:r>
    </w:p>
    <w:p w14:paraId="3CB68FBC" w14:textId="77777777" w:rsidR="00274316" w:rsidRDefault="00274316">
      <w:pPr>
        <w:pStyle w:val="normal0"/>
        <w:spacing w:after="0" w:line="240" w:lineRule="auto"/>
        <w:ind w:left="720"/>
      </w:pPr>
    </w:p>
    <w:p w14:paraId="42B4F8C3" w14:textId="77777777" w:rsidR="00274316" w:rsidRDefault="006728F8">
      <w:pPr>
        <w:pStyle w:val="normal0"/>
      </w:pPr>
      <w:r>
        <w:t>Another pattern that could have been selected is:</w:t>
      </w:r>
    </w:p>
    <w:p w14:paraId="33B82609" w14:textId="77777777" w:rsidR="00274316" w:rsidRDefault="006728F8">
      <w:pPr>
        <w:pStyle w:val="normal0"/>
        <w:numPr>
          <w:ilvl w:val="0"/>
          <w:numId w:val="16"/>
        </w:numPr>
        <w:spacing w:after="0" w:line="240" w:lineRule="auto"/>
        <w:ind w:hanging="360"/>
        <w:contextualSpacing/>
      </w:pPr>
      <w:r>
        <w:t>Key = a code representing what’s being asserted (“rash”, “auto accident”, “hypertrophy”, etc.)</w:t>
      </w:r>
    </w:p>
    <w:p w14:paraId="3A97EEE7" w14:textId="77777777" w:rsidR="00274316" w:rsidRDefault="006728F8">
      <w:pPr>
        <w:pStyle w:val="normal0"/>
        <w:numPr>
          <w:ilvl w:val="0"/>
          <w:numId w:val="16"/>
        </w:numPr>
        <w:spacing w:after="0" w:line="240" w:lineRule="auto"/>
        <w:ind w:hanging="360"/>
        <w:contextualSpacing/>
      </w:pPr>
      <w:r>
        <w:t>Data = “present” or “yes”</w:t>
      </w:r>
    </w:p>
    <w:p w14:paraId="71B4E044" w14:textId="77777777" w:rsidR="00274316" w:rsidRDefault="00274316">
      <w:pPr>
        <w:pStyle w:val="normal0"/>
      </w:pPr>
    </w:p>
    <w:p w14:paraId="430C946D" w14:textId="77777777" w:rsidR="00274316" w:rsidRDefault="006728F8">
      <w:pPr>
        <w:pStyle w:val="normal0"/>
      </w:pPr>
      <w:r>
        <w:t>The rationale for selecting the first pattern is twofold:</w:t>
      </w:r>
    </w:p>
    <w:p w14:paraId="54A70006" w14:textId="77777777" w:rsidR="00274316" w:rsidRDefault="006728F8">
      <w:pPr>
        <w:pStyle w:val="normal0"/>
        <w:numPr>
          <w:ilvl w:val="0"/>
          <w:numId w:val="35"/>
        </w:numPr>
        <w:ind w:hanging="360"/>
        <w:contextualSpacing/>
      </w:pPr>
      <w:r>
        <w:t>It was judged to be most consistent with the semantics of terminologies that inform CIMI semantics.   The “key” and “result” form a “question”/”answer” or “test”/”result” pair.  In cases of measurements, this is more obvious.  For example, in a heart rate measurement model, the “key” or “test” is “heart rate measurement” (or the question is “what is the heart rate measurement?”) and the “result” captures “60 bpm”, “70 bpm”, etc. (the answer, or result).  Given this, in the first pattern, the “key” or “test” is “assertion” (or the “question” is “what is being asserted?”), and the “result” holds the “result”/”answer” (the thing being asserted).</w:t>
      </w:r>
    </w:p>
    <w:p w14:paraId="25B8CBA2" w14:textId="77777777" w:rsidR="00274316" w:rsidRDefault="006728F8">
      <w:pPr>
        <w:pStyle w:val="normal0"/>
        <w:numPr>
          <w:ilvl w:val="0"/>
          <w:numId w:val="35"/>
        </w:numPr>
        <w:ind w:hanging="360"/>
        <w:contextualSpacing/>
      </w:pPr>
      <w:r>
        <w:lastRenderedPageBreak/>
        <w:t xml:space="preserve">In the second pattern, if “rash” were the “key”, and “result” held “present’, then the meaning of the “key” (to fit the “question”/”answer” or “test”/”result” paradigm) is actually “evaluation of whether a rash is present or absent”, not “rash” as a condition in the patient.  The latter, though, is the meaning of the concept in a terminology such as SNOMED CT.  In contrast, in the first pattern, the code that populates “result” is consistent with the SNOMED meaning.  Thus the first pattern and not the second </w:t>
      </w:r>
      <w:proofErr w:type="gramStart"/>
      <w:r>
        <w:t>facilitates</w:t>
      </w:r>
      <w:proofErr w:type="gramEnd"/>
      <w:r>
        <w:t xml:space="preserve"> mappings to standards.</w:t>
      </w:r>
    </w:p>
    <w:p w14:paraId="3D68DD71" w14:textId="77777777" w:rsidR="00274316" w:rsidRDefault="006728F8">
      <w:pPr>
        <w:pStyle w:val="normal0"/>
      </w:pPr>
      <w:r>
        <w:t>The pattern followed the conclusions of the HL7 TermInfo effort.  The HL7 TermInfo project</w:t>
      </w:r>
      <w:r>
        <w:rPr>
          <w:vertAlign w:val="superscript"/>
        </w:rPr>
        <w:footnoteReference w:id="7"/>
      </w:r>
      <w:r>
        <w:t xml:space="preserve"> sought to specify guidelines for using SNOMED CT concepts within the HL7 Reference Information Model.  The group followed the reasoning of 1) above.  Hence, using the first pattern aligns the CEMs with the TermInfo effort.</w:t>
      </w:r>
    </w:p>
    <w:p w14:paraId="7B041ED9" w14:textId="77777777" w:rsidR="00274316" w:rsidRDefault="00274316">
      <w:pPr>
        <w:pStyle w:val="normal0"/>
        <w:spacing w:after="0" w:line="240" w:lineRule="auto"/>
        <w:ind w:left="720"/>
      </w:pPr>
    </w:p>
    <w:p w14:paraId="68207320" w14:textId="77777777" w:rsidR="00274316" w:rsidRDefault="006728F8">
      <w:pPr>
        <w:pStyle w:val="Heading3"/>
      </w:pPr>
      <w:bookmarkStart w:id="143" w:name="_41mghml" w:colFirst="0" w:colLast="0"/>
      <w:bookmarkStart w:id="144" w:name="_Toc342304475"/>
      <w:bookmarkEnd w:id="143"/>
      <w:r>
        <w:rPr>
          <w:rFonts w:ascii="Calibri" w:eastAsia="Calibri" w:hAnsi="Calibri" w:cs="Calibri"/>
        </w:rPr>
        <w:t>Assertion Subtypes</w:t>
      </w:r>
      <w:bookmarkEnd w:id="144"/>
    </w:p>
    <w:p w14:paraId="3FED7C0D" w14:textId="77777777" w:rsidR="00274316" w:rsidRDefault="006728F8">
      <w:pPr>
        <w:pStyle w:val="normal0"/>
      </w:pPr>
      <w:r>
        <w:t>The assertion subtypes are not yet created for this ballot but we expect to create the following subtypes.</w:t>
      </w:r>
    </w:p>
    <w:p w14:paraId="14BCC801" w14:textId="77777777" w:rsidR="00274316" w:rsidRDefault="006728F8">
      <w:pPr>
        <w:pStyle w:val="Heading4"/>
      </w:pPr>
      <w:bookmarkStart w:id="145" w:name="_j886dxdtkda" w:colFirst="0" w:colLast="0"/>
      <w:bookmarkEnd w:id="145"/>
      <w:r>
        <w:rPr>
          <w:rFonts w:ascii="Calibri" w:eastAsia="Calibri" w:hAnsi="Calibri" w:cs="Calibri"/>
        </w:rPr>
        <w:t>Clinical Assertions</w:t>
      </w:r>
    </w:p>
    <w:p w14:paraId="29519A91" w14:textId="77777777" w:rsidR="00274316" w:rsidRDefault="006728F8">
      <w:pPr>
        <w:pStyle w:val="normal0"/>
      </w:pPr>
      <w:r>
        <w:t xml:space="preserve">Clinical Assertions assert the existence of clinical conditions, diseases, symptoms, etc. in the patient.  The partial model ClinicalAssertion (whose key is “Assertion”) is used as the parent.  A specific Clinical Assertion </w:t>
      </w:r>
      <w:proofErr w:type="gramStart"/>
      <w:r>
        <w:t>extends  Assertion</w:t>
      </w:r>
      <w:proofErr w:type="gramEnd"/>
      <w:r>
        <w:t xml:space="preserve"> with any additional qualifiers necessary for the specific data element.  It also constrains the data code of Assertion to a code representing the condition or disease being asserted.  Figure XXX shows the example of LesionAssertion.  Other examples are CoughAssertion, NauseaAssertion, and DiabetesMellitusTypeOneAssertion, etc.</w:t>
      </w:r>
    </w:p>
    <w:p w14:paraId="3AA37C1A" w14:textId="77777777" w:rsidR="00274316" w:rsidRDefault="006728F8">
      <w:pPr>
        <w:pStyle w:val="Heading4"/>
      </w:pPr>
      <w:bookmarkStart w:id="146" w:name="_obm1s7zhxexf" w:colFirst="0" w:colLast="0"/>
      <w:bookmarkEnd w:id="146"/>
      <w:r>
        <w:rPr>
          <w:rFonts w:ascii="Calibri" w:eastAsia="Calibri" w:hAnsi="Calibri" w:cs="Calibri"/>
        </w:rPr>
        <w:t>Event Assertions</w:t>
      </w:r>
    </w:p>
    <w:p w14:paraId="2CDCB99A" w14:textId="77777777" w:rsidR="00274316" w:rsidRDefault="006728F8">
      <w:pPr>
        <w:pStyle w:val="normal0"/>
      </w:pPr>
      <w:r>
        <w:t xml:space="preserve">Event Assertions are used to assert that an event involving the patient occurred, e.g., auto accident, poisoning, burns, etc.  It is expected that the concepts used to populate “data” would be mappable to concepts in the SNOMED event hierarchy. </w:t>
      </w:r>
    </w:p>
    <w:p w14:paraId="2AC91FB7" w14:textId="77777777" w:rsidR="00274316" w:rsidRDefault="006728F8">
      <w:pPr>
        <w:pStyle w:val="Heading4"/>
      </w:pPr>
      <w:bookmarkStart w:id="147" w:name="_k1g1egxwgvzc" w:colFirst="0" w:colLast="0"/>
      <w:bookmarkEnd w:id="147"/>
      <w:r>
        <w:rPr>
          <w:rFonts w:ascii="Calibri" w:eastAsia="Calibri" w:hAnsi="Calibri" w:cs="Calibri"/>
        </w:rPr>
        <w:t>Device Assertions</w:t>
      </w:r>
    </w:p>
    <w:p w14:paraId="00D26FFF" w14:textId="77777777" w:rsidR="00274316" w:rsidRDefault="006728F8">
      <w:pPr>
        <w:pStyle w:val="normal0"/>
      </w:pPr>
      <w:r>
        <w:t>Device Assertions are used to assert the presence of an apparatus or piece of equipment relative to the care of the patient (e.g., warm blanket, IV pump, compression hose, etc.) or a condition of such apparatus or equipment (e.g., tube leak, ventilator piston centered, chest tube patent, etc.).  A specific Device Assertion extends Assertion with any additional qualifiers necessary for the specific data element.  It also constrains the data code of Assertion to a code representing the apparatus or equipment observed to be present.</w:t>
      </w:r>
    </w:p>
    <w:p w14:paraId="241F4C2D" w14:textId="77777777" w:rsidR="00274316" w:rsidRDefault="006728F8">
      <w:pPr>
        <w:pStyle w:val="Heading2"/>
      </w:pPr>
      <w:bookmarkStart w:id="148" w:name="_ihv636" w:colFirst="0" w:colLast="0"/>
      <w:bookmarkStart w:id="149" w:name="_Toc342304476"/>
      <w:bookmarkEnd w:id="148"/>
      <w:r>
        <w:rPr>
          <w:rFonts w:ascii="Calibri" w:eastAsia="Calibri" w:hAnsi="Calibri" w:cs="Calibri"/>
        </w:rPr>
        <w:lastRenderedPageBreak/>
        <w:t>EvaluationResult</w:t>
      </w:r>
      <w:bookmarkEnd w:id="149"/>
    </w:p>
    <w:p w14:paraId="5FBA1936" w14:textId="39D85303" w:rsidR="00274316" w:rsidRDefault="006728F8">
      <w:pPr>
        <w:pStyle w:val="normal0"/>
      </w:pPr>
      <w:r>
        <w:t>An evaluationResult model is a model that documents a characteristic of a patient or a patient-related situation based on an evaluation. An evaluation result may hold the name of a “test” in the key property (e.g., “heart rate evaluation”, “serum glucose lab test”, etc.) and the test result value in the “result”</w:t>
      </w:r>
      <w:ins w:id="150" w:author="">
        <w:r>
          <w:t xml:space="preserve"> </w:t>
        </w:r>
      </w:ins>
      <w:r>
        <w:t>property.  Viewed another way, the evaluation result key holds a "question" (e.g., "what is the heart rate?</w:t>
      </w:r>
      <w:proofErr w:type="gramStart"/>
      <w:r>
        <w:t>",</w:t>
      </w:r>
      <w:proofErr w:type="gramEnd"/>
      <w:r>
        <w:t xml:space="preserve"> "what is the serum glucose?") and the “result” holds the answer. Any archetype (a laboratory test, a vital sign, a questionnaire question, etc.) that fits this pattern of a name and a value is </w:t>
      </w:r>
      <w:r w:rsidR="00434957">
        <w:t>model</w:t>
      </w:r>
      <w:r>
        <w:t>ed with the EvaluationResult pattern.</w:t>
      </w:r>
    </w:p>
    <w:p w14:paraId="0166212C" w14:textId="77777777" w:rsidR="00274316" w:rsidRDefault="006728F8">
      <w:pPr>
        <w:pStyle w:val="normal0"/>
      </w:pPr>
      <w:r>
        <w:t xml:space="preserve">The result attribute of the EvaluationResult model is typically a QUANTITY, or CODED_TEXT. The QUANTITY data type consists primarily of a numeric (real) value and a unit of measure.  The unit of measure is captured by a code. QUANTITY evaluations are often constrained to a valid “unit of measurement” value set (e.g., “length units of measure”, “mass units of measure”, etc.).  </w:t>
      </w:r>
    </w:p>
    <w:p w14:paraId="46134A09" w14:textId="77777777" w:rsidR="00274316" w:rsidRDefault="00274316">
      <w:pPr>
        <w:pStyle w:val="normal0"/>
      </w:pPr>
    </w:p>
    <w:p w14:paraId="6D0C05D2" w14:textId="77777777" w:rsidR="00274316" w:rsidRDefault="006728F8">
      <w:pPr>
        <w:pStyle w:val="normal0"/>
      </w:pPr>
      <w:r>
        <w:t>The ORDINAL data type consists primarily of a code that has an inherent ordering within a set of codes.  An example of an ORDINAL component is “severity”.  The value set for severity includes codes for “mild”, “moderate”, and “severe”.  The codes would have properties or relationships that capture the ordering among them, i.e., “mild” &lt; “moderate” &lt; “severe”.</w:t>
      </w:r>
    </w:p>
    <w:p w14:paraId="01484AB2" w14:textId="77777777" w:rsidR="00274316" w:rsidRDefault="006728F8">
      <w:pPr>
        <w:pStyle w:val="normal0"/>
      </w:pPr>
      <w:r>
        <w:t>Coded Text is used when the answer drawn from a set of coded values. Hair color, urine description, cardiac rhythm, and cervical consistency are examples.  In each case, the coded values are adjectives that describe the property.</w:t>
      </w:r>
    </w:p>
    <w:p w14:paraId="4D663673" w14:textId="77777777" w:rsidR="00274316" w:rsidRDefault="00274316">
      <w:pPr>
        <w:pStyle w:val="normal0"/>
      </w:pPr>
    </w:p>
    <w:p w14:paraId="6543C4ED" w14:textId="77777777" w:rsidR="00274316" w:rsidRDefault="006728F8">
      <w:pPr>
        <w:pStyle w:val="normal0"/>
      </w:pPr>
      <w:r>
        <w:t xml:space="preserve">Most archetypes constraining EvaluationResult will specify an observable code for the characteristic to be evaluated (blood glucose, skin moisture, etc.) in the key property, and the appropriate range of answers for that characteristic’s result value, whether that is a set </w:t>
      </w:r>
      <w:proofErr w:type="gramStart"/>
      <w:r>
        <w:t>of  coded</w:t>
      </w:r>
      <w:proofErr w:type="gramEnd"/>
      <w:r>
        <w:t xml:space="preserve"> concepts, a quantitative dimension, or some other type. They may also further constrain other properties (body site, specimen), and they may introduce subordinate evaluations (e.g., exercise state).</w:t>
      </w:r>
    </w:p>
    <w:p w14:paraId="73E693A8" w14:textId="77777777" w:rsidR="00274316" w:rsidRDefault="006728F8">
      <w:pPr>
        <w:pStyle w:val="normal0"/>
      </w:pPr>
      <w:r>
        <w:t>When using the EvaluationResult pattern it is important to note that it does not represent the procedure used to obtain the result. CIMI delineates the act from the description of the state uncovered by the act. The act of evaluating or assessing is captured by the Procedure pattern.</w:t>
      </w:r>
    </w:p>
    <w:p w14:paraId="6FBB92E2" w14:textId="77777777" w:rsidR="00274316" w:rsidRDefault="006728F8">
      <w:pPr>
        <w:pStyle w:val="normal0"/>
      </w:pPr>
      <w:r>
        <w:t xml:space="preserve">At least three use cases exist pertaining to use of the EvaluationResult pattern (for example, the capture of the result of a heart rate evaluation).  </w:t>
      </w:r>
    </w:p>
    <w:p w14:paraId="09FED5E0" w14:textId="77777777" w:rsidR="00274316" w:rsidRDefault="006728F8">
      <w:pPr>
        <w:pStyle w:val="normal0"/>
        <w:numPr>
          <w:ilvl w:val="0"/>
          <w:numId w:val="17"/>
        </w:numPr>
        <w:ind w:hanging="360"/>
        <w:contextualSpacing/>
      </w:pPr>
      <w:r>
        <w:t xml:space="preserve">The most common use case is to capture the results of the evaluation and retrieve them for display, calculations, trending, decision support, etc.  In this case, documenting the process of capturing the value may or may not be important and if relevant, it would be </w:t>
      </w:r>
      <w:r>
        <w:lastRenderedPageBreak/>
        <w:t xml:space="preserve">captured using the Procedure pattern (e.g., through the ProcedurePerformed clinical statement archetype). </w:t>
      </w:r>
    </w:p>
    <w:p w14:paraId="105FA9E6" w14:textId="77777777" w:rsidR="00274316" w:rsidRDefault="006728F8">
      <w:pPr>
        <w:pStyle w:val="normal0"/>
        <w:numPr>
          <w:ilvl w:val="0"/>
          <w:numId w:val="17"/>
        </w:numPr>
        <w:ind w:hanging="360"/>
        <w:contextualSpacing/>
      </w:pPr>
      <w:r>
        <w:t xml:space="preserve">In certain circumstances, the desire might be just to document that a heart rate evaluation was performed – regardless of the value of the resulting evaluation. In this case the Procedure pattern is used.  For example, a protocol may dictate that heart rate evaluations be taken according to a time schedule, and an application monitoring protocol compliance may query to ensure that the evaluations were taken.  In this case, the evaluation values are inconsequential.  Note that in this case, one may query for evaluation procedures that match the given criteria or for any evaluation result indicating that the procedure was performed in cases when the evaluation procedure is not recorded. </w:t>
      </w:r>
      <w:r>
        <w:rPr>
          <w:i/>
        </w:rPr>
        <w:t>However, it is very important to note that the absence of evaluation results does not necessarily indicate that a procedure was not performed.</w:t>
      </w:r>
    </w:p>
    <w:p w14:paraId="4105A6E2" w14:textId="12034676" w:rsidR="00274316" w:rsidRDefault="006728F8">
      <w:pPr>
        <w:pStyle w:val="normal0"/>
        <w:numPr>
          <w:ilvl w:val="0"/>
          <w:numId w:val="17"/>
        </w:numPr>
        <w:ind w:hanging="360"/>
        <w:contextualSpacing/>
      </w:pPr>
      <w:r>
        <w:t xml:space="preserve">Finally, in certain circumstances it might be desirable to explicitly document that a heart rate evaluation was </w:t>
      </w:r>
      <w:r>
        <w:rPr>
          <w:i/>
        </w:rPr>
        <w:t>not</w:t>
      </w:r>
      <w:r>
        <w:t xml:space="preserve"> performed.  Again, an example may be that a protocol requires that heart rate evaluations be taken; users need a way to note exceptions to the protocol and monitors of the protocol need a way to detect the exceptions. In these cases, one should document this fact using a clinical statement such as ProcedureNotPerformed</w:t>
      </w:r>
      <w:r w:rsidR="00C93DBB">
        <w:t>,</w:t>
      </w:r>
      <w:r>
        <w:t xml:space="preserve"> which combines the Procedure topic with the NonPerformance context.</w:t>
      </w:r>
    </w:p>
    <w:p w14:paraId="10E00D23" w14:textId="77777777" w:rsidR="00274316" w:rsidRDefault="006728F8">
      <w:pPr>
        <w:pStyle w:val="Heading3"/>
      </w:pPr>
      <w:bookmarkStart w:id="151" w:name="_32hioqz" w:colFirst="0" w:colLast="0"/>
      <w:bookmarkStart w:id="152" w:name="_Toc342304477"/>
      <w:bookmarkEnd w:id="151"/>
      <w:r>
        <w:rPr>
          <w:rFonts w:ascii="Calibri" w:eastAsia="Calibri" w:hAnsi="Calibri" w:cs="Calibri"/>
        </w:rPr>
        <w:t>Evaluation Subtypes</w:t>
      </w:r>
      <w:bookmarkEnd w:id="152"/>
    </w:p>
    <w:p w14:paraId="7E64B3CE" w14:textId="77777777" w:rsidR="00274316" w:rsidRDefault="006728F8">
      <w:pPr>
        <w:pStyle w:val="Heading4"/>
      </w:pPr>
      <w:bookmarkStart w:id="153" w:name="_sddda1fvbggp" w:colFirst="0" w:colLast="0"/>
      <w:bookmarkEnd w:id="153"/>
      <w:r>
        <w:rPr>
          <w:rFonts w:ascii="Calibri" w:eastAsia="Calibri" w:hAnsi="Calibri" w:cs="Calibri"/>
        </w:rPr>
        <w:t>Laboratory Evaluation</w:t>
      </w:r>
    </w:p>
    <w:p w14:paraId="7852D999" w14:textId="77777777" w:rsidR="00274316" w:rsidRDefault="006728F8">
      <w:pPr>
        <w:pStyle w:val="normal0"/>
      </w:pPr>
      <w:r>
        <w:t>A laboratory evaluation archetype contains properties specific to the lab evaluation process. These may include information about the physical process (e.g., specimen) as well as process management information (e.g., status).</w:t>
      </w:r>
    </w:p>
    <w:p w14:paraId="1D72B4DA" w14:textId="77777777" w:rsidR="00274316" w:rsidRDefault="006728F8">
      <w:pPr>
        <w:pStyle w:val="Heading4"/>
      </w:pPr>
      <w:bookmarkStart w:id="154" w:name="_nmitxe3lkav1" w:colFirst="0" w:colLast="0"/>
      <w:bookmarkEnd w:id="154"/>
      <w:r>
        <w:rPr>
          <w:rFonts w:ascii="Calibri" w:eastAsia="Calibri" w:hAnsi="Calibri" w:cs="Calibri"/>
        </w:rPr>
        <w:t>Physical Evaluation</w:t>
      </w:r>
    </w:p>
    <w:p w14:paraId="5490C2D2" w14:textId="77777777" w:rsidR="00274316" w:rsidRDefault="006728F8">
      <w:pPr>
        <w:pStyle w:val="normal0"/>
      </w:pPr>
      <w:r>
        <w:t xml:space="preserve">A physical evaluation archetype contains properties specific to the clinical evaluation process. These include information about the physical examination process (e.g., patient position, body site). </w:t>
      </w:r>
    </w:p>
    <w:p w14:paraId="508ED1E6" w14:textId="77777777" w:rsidR="00274316" w:rsidRDefault="006728F8">
      <w:pPr>
        <w:pStyle w:val="normal0"/>
      </w:pPr>
      <w:r>
        <w:rPr>
          <w:b/>
          <w:color w:val="4F81BD"/>
          <w:sz w:val="26"/>
          <w:szCs w:val="26"/>
        </w:rPr>
        <w:t>Guideline: Assertion versus Evaluation</w:t>
      </w:r>
    </w:p>
    <w:p w14:paraId="121735B5" w14:textId="325609CD" w:rsidR="00274316" w:rsidRDefault="006728F8">
      <w:pPr>
        <w:pStyle w:val="normal0"/>
      </w:pPr>
      <w:r>
        <w:t xml:space="preserve">In most cases, the decision between using the evaluation </w:t>
      </w:r>
      <w:r w:rsidR="006C2BC4">
        <w:t xml:space="preserve">result </w:t>
      </w:r>
      <w:r>
        <w:t xml:space="preserve">pattern and the assertion pattern is intuitive and straightforward.  “Urine color”, for example, is clearly best modeled as an evaluation </w:t>
      </w:r>
      <w:r w:rsidR="00C93DBB">
        <w:t>result</w:t>
      </w:r>
      <w:r>
        <w:t>– the property being evaluated is the color of the patient’s urine, and the value (data) of the evaluation is the set of codes representing th</w:t>
      </w:r>
      <w:r w:rsidR="001641FD">
        <w:t>e colors that may be observed.</w:t>
      </w:r>
      <w:r>
        <w:t xml:space="preserve"> To model urine color as an assertion would require the creation of a large number of precoordinated concepts – the key would be “assertion”, and data would be populated by a set of codes such as “amber urine” (meaning “the patient has amber urine”), “clear urine”, etc.</w:t>
      </w:r>
    </w:p>
    <w:p w14:paraId="1F74095E" w14:textId="2666F660" w:rsidR="00274316" w:rsidRDefault="006728F8">
      <w:pPr>
        <w:pStyle w:val="normal0"/>
      </w:pPr>
      <w:r>
        <w:lastRenderedPageBreak/>
        <w:t xml:space="preserve">However, this highlights the fact that </w:t>
      </w:r>
      <w:r w:rsidR="006967D4">
        <w:t>an</w:t>
      </w:r>
      <w:r>
        <w:t xml:space="preserve"> evaluation</w:t>
      </w:r>
      <w:r w:rsidR="001641FD">
        <w:t xml:space="preserve"> result</w:t>
      </w:r>
      <w:r>
        <w:t xml:space="preserve"> model may be transformed into an assertion model.  (Conversely, </w:t>
      </w:r>
      <w:r w:rsidR="008E7667">
        <w:t>an</w:t>
      </w:r>
      <w:r>
        <w:t xml:space="preserve"> assertion model may be transformed into an evaluation model.)  In the case of urine color, the decision is intuitive.  But in other cases, the decision is less clear.</w:t>
      </w:r>
    </w:p>
    <w:p w14:paraId="41981FDC" w14:textId="77777777" w:rsidR="00274316" w:rsidRDefault="006728F8">
      <w:pPr>
        <w:pStyle w:val="normal0"/>
      </w:pPr>
      <w:r>
        <w:t>For example, “heart rhythms” (bradycardic, tachycardic, etc.) may be modeled as multiple assertion models (bradycardia, tachycardia, etc.) or as a “heart rhythms” evaluation model whose data is constrained to a value set (containing “bradycardic”, “tachycardic”, etc.).</w:t>
      </w:r>
    </w:p>
    <w:p w14:paraId="040B040E" w14:textId="77777777" w:rsidR="00274316" w:rsidRDefault="006728F8">
      <w:pPr>
        <w:pStyle w:val="normal0"/>
      </w:pPr>
      <w:r>
        <w:t>The general guideline is if it’s most natural to think of the data element as a noun – as a condition or state that exists in the patient – model as an assertion or set of assertions.  If the statement about the patient is most naturally thought of as a name/value pair (i.e., a noun representing the property and an adjective representing the value), such as “hair color” = (“black”, “brown”, “blonde”), then model it as an evaluation. However, it is important to note that both styles are allowed and the true determinant of their use is whether a result for a given criteria other than true/false, present/absent is specified.</w:t>
      </w:r>
    </w:p>
    <w:p w14:paraId="35A74B5A" w14:textId="77777777" w:rsidR="00274316" w:rsidRDefault="006728F8">
      <w:pPr>
        <w:pStyle w:val="normal0"/>
      </w:pPr>
      <w:r>
        <w:t>This discussion highlights the importance of iso-semantic models. Even if one model or set of models can be agreed upon for the storage model (e.g., assertion models for “bradycardia” and “tachycardia” instead of an evaluation model with “bradycardic” and “tachycardic” as values), inevitably there will be use cases (data entry, messaging, reporting, etc.) for the other model, and a need to identify cases where different modeling patterns describe semantically identical phenomena: these patterns are iso-semantic.  An essential (as of now unfulfilled) requirement is for a mechanism of identifying iso-semantic models, managing iso-semantic groups, and transforming between them.</w:t>
      </w:r>
    </w:p>
    <w:p w14:paraId="6E02935C" w14:textId="77777777" w:rsidR="00274316" w:rsidRDefault="006728F8">
      <w:pPr>
        <w:pStyle w:val="Heading2"/>
      </w:pPr>
      <w:bookmarkStart w:id="155" w:name="_2grqrue" w:colFirst="0" w:colLast="0"/>
      <w:bookmarkStart w:id="156" w:name="_Toc342304478"/>
      <w:bookmarkEnd w:id="155"/>
      <w:r>
        <w:rPr>
          <w:rFonts w:ascii="Calibri" w:eastAsia="Calibri" w:hAnsi="Calibri" w:cs="Calibri"/>
        </w:rPr>
        <w:t>Procedures</w:t>
      </w:r>
      <w:bookmarkEnd w:id="156"/>
    </w:p>
    <w:p w14:paraId="73DC1E30" w14:textId="77777777" w:rsidR="00274316" w:rsidRDefault="006728F8">
      <w:pPr>
        <w:pStyle w:val="normal0"/>
      </w:pPr>
      <w:r>
        <w:t xml:space="preserve">Procedure models are used to represent actions taken related to the care of a patient such </w:t>
      </w:r>
      <w:proofErr w:type="gramStart"/>
      <w:r>
        <w:t>as  peripheral</w:t>
      </w:r>
      <w:proofErr w:type="gramEnd"/>
      <w:r>
        <w:t xml:space="preserve"> IV placement, delivery of a warm blanket, dressing change, ambulation, patient education, etc. </w:t>
      </w:r>
    </w:p>
    <w:p w14:paraId="5E7F1BAF" w14:textId="77777777" w:rsidR="00274316" w:rsidRDefault="006728F8">
      <w:pPr>
        <w:pStyle w:val="normal0"/>
      </w:pPr>
      <w:r>
        <w:t xml:space="preserve">The CIMI Procedure is a base class for a number of anticipated specializations such as surgical, imaging, and laboratory procedures.  The CIMI Procedure Model is aligned with the SNOMED CT Procedure Concept Model when such an alignment exists. </w:t>
      </w:r>
    </w:p>
    <w:p w14:paraId="4D55F957" w14:textId="77777777" w:rsidR="00274316" w:rsidRDefault="006728F8">
      <w:pPr>
        <w:pStyle w:val="normal0"/>
      </w:pPr>
      <w:r>
        <w:t xml:space="preserve">A number of clinical statement archetypes that reference Procedure as the topic of the statement have been introduced to illustrate (1) a proposal for a procedure, (2) the performance of a procedure, and (3) a procedure that has not been performed. Note that </w:t>
      </w:r>
      <w:proofErr w:type="gramStart"/>
      <w:r>
        <w:t>these clinical statements are composed by the association of the appropriate context with the Procedure topic</w:t>
      </w:r>
      <w:proofErr w:type="gramEnd"/>
      <w:r>
        <w:t>, namely, the Proposal, Performance, and NonPerformance statement contexts.</w:t>
      </w:r>
    </w:p>
    <w:sectPr w:rsidR="00274316" w:rsidSect="00B22B30">
      <w:footerReference w:type="default" r:id="rId40"/>
      <w:pgSz w:w="12240" w:h="15840"/>
      <w:pgMar w:top="1440" w:right="1800" w:bottom="1440" w:left="1584"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68804" w14:textId="77777777" w:rsidR="008D660F" w:rsidRDefault="008D660F">
      <w:pPr>
        <w:spacing w:after="0" w:line="240" w:lineRule="auto"/>
      </w:pPr>
      <w:r>
        <w:separator/>
      </w:r>
    </w:p>
  </w:endnote>
  <w:endnote w:type="continuationSeparator" w:id="0">
    <w:p w14:paraId="3209BEEA" w14:textId="77777777" w:rsidR="008D660F" w:rsidRDefault="008D6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Bookman Old Style">
    <w:panose1 w:val="02050604050505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85F67" w14:textId="66E8AE1F" w:rsidR="008D660F" w:rsidRPr="006637FF" w:rsidRDefault="008D660F" w:rsidP="00F41DEB">
    <w:pPr>
      <w:pStyle w:val="Footer"/>
      <w:tabs>
        <w:tab w:val="clear" w:pos="4320"/>
      </w:tabs>
      <w:rPr>
        <w:sz w:val="20"/>
        <w:szCs w:val="20"/>
      </w:rPr>
    </w:pPr>
    <w:r>
      <w:rPr>
        <w:sz w:val="20"/>
        <w:szCs w:val="20"/>
      </w:rPr>
      <w:t>CIMI Architecture, Methodology, and Style Guide</w:t>
    </w:r>
    <w:r>
      <w:rPr>
        <w:sz w:val="20"/>
        <w:szCs w:val="20"/>
      </w:rPr>
      <w:tab/>
    </w:r>
    <w:r w:rsidRPr="006637FF">
      <w:rPr>
        <w:sz w:val="20"/>
        <w:szCs w:val="20"/>
      </w:rPr>
      <w:t xml:space="preserve">Page </w:t>
    </w:r>
    <w:r w:rsidRPr="006637FF">
      <w:rPr>
        <w:sz w:val="20"/>
        <w:szCs w:val="20"/>
      </w:rPr>
      <w:fldChar w:fldCharType="begin"/>
    </w:r>
    <w:r w:rsidRPr="006637FF">
      <w:rPr>
        <w:sz w:val="20"/>
        <w:szCs w:val="20"/>
      </w:rPr>
      <w:instrText xml:space="preserve"> PAGE </w:instrText>
    </w:r>
    <w:r w:rsidRPr="006637FF">
      <w:rPr>
        <w:sz w:val="20"/>
        <w:szCs w:val="20"/>
      </w:rPr>
      <w:fldChar w:fldCharType="separate"/>
    </w:r>
    <w:r w:rsidR="00D54EF1">
      <w:rPr>
        <w:noProof/>
        <w:sz w:val="20"/>
        <w:szCs w:val="20"/>
      </w:rPr>
      <w:t>6</w:t>
    </w:r>
    <w:r w:rsidRPr="006637FF">
      <w:rPr>
        <w:sz w:val="20"/>
        <w:szCs w:val="20"/>
      </w:rPr>
      <w:fldChar w:fldCharType="end"/>
    </w:r>
  </w:p>
  <w:p w14:paraId="6650EF06" w14:textId="77777777" w:rsidR="008D660F" w:rsidRPr="00B066BB" w:rsidRDefault="008D660F" w:rsidP="00F41DEB">
    <w:pPr>
      <w:pStyle w:val="Footer"/>
      <w:tabs>
        <w:tab w:val="clear" w:pos="4320"/>
      </w:tabs>
      <w:rPr>
        <w:sz w:val="20"/>
        <w:szCs w:val="20"/>
      </w:rPr>
    </w:pPr>
    <w:r>
      <w:rPr>
        <w:sz w:val="20"/>
        <w:szCs w:val="20"/>
      </w:rPr>
      <w:t>September 2016 Ballot</w:t>
    </w:r>
    <w:r>
      <w:rPr>
        <w:sz w:val="20"/>
        <w:szCs w:val="20"/>
      </w:rPr>
      <w:tab/>
      <w:t>© 2016</w:t>
    </w:r>
    <w:r w:rsidRPr="006637FF">
      <w:rPr>
        <w:sz w:val="20"/>
        <w:szCs w:val="20"/>
      </w:rPr>
      <w:t xml:space="preserve"> Health Level Seven In</w:t>
    </w:r>
    <w:r>
      <w:rPr>
        <w:sz w:val="20"/>
        <w:szCs w:val="20"/>
      </w:rPr>
      <w:t>ternational</w:t>
    </w:r>
    <w:r w:rsidRPr="006637FF">
      <w:rPr>
        <w:sz w:val="20"/>
        <w:szCs w:val="20"/>
      </w:rPr>
      <w:t>.  All rights reserved.</w:t>
    </w:r>
  </w:p>
  <w:p w14:paraId="0BD07064" w14:textId="77777777" w:rsidR="008D660F" w:rsidRDefault="008D66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0E2F3" w14:textId="77777777" w:rsidR="008D660F" w:rsidRDefault="008D660F">
      <w:pPr>
        <w:spacing w:after="0" w:line="240" w:lineRule="auto"/>
      </w:pPr>
      <w:r>
        <w:separator/>
      </w:r>
    </w:p>
  </w:footnote>
  <w:footnote w:type="continuationSeparator" w:id="0">
    <w:p w14:paraId="1A4B1A36" w14:textId="77777777" w:rsidR="008D660F" w:rsidRDefault="008D660F">
      <w:pPr>
        <w:spacing w:after="0" w:line="240" w:lineRule="auto"/>
      </w:pPr>
      <w:r>
        <w:continuationSeparator/>
      </w:r>
    </w:p>
  </w:footnote>
  <w:footnote w:id="1">
    <w:p w14:paraId="7DA78D2E" w14:textId="77777777" w:rsidR="008D660F" w:rsidRDefault="008D660F">
      <w:pPr>
        <w:pStyle w:val="normal0"/>
        <w:spacing w:after="0" w:line="240" w:lineRule="auto"/>
      </w:pPr>
      <w:r>
        <w:rPr>
          <w:vertAlign w:val="superscript"/>
        </w:rPr>
        <w:footnoteRef/>
      </w:r>
      <w:r>
        <w:rPr>
          <w:sz w:val="20"/>
          <w:szCs w:val="20"/>
        </w:rPr>
        <w:t xml:space="preserve"> http://www.openehr.org/releases/AM/latest/docs/AOM2/AOM2.html</w:t>
      </w:r>
    </w:p>
  </w:footnote>
  <w:footnote w:id="2">
    <w:p w14:paraId="1FE0099C" w14:textId="77777777" w:rsidR="008D660F" w:rsidRDefault="008D660F">
      <w:pPr>
        <w:pStyle w:val="normal0"/>
        <w:spacing w:after="0" w:line="240" w:lineRule="auto"/>
      </w:pPr>
      <w:r>
        <w:rPr>
          <w:vertAlign w:val="superscript"/>
        </w:rPr>
        <w:footnoteRef/>
      </w:r>
      <w:r>
        <w:rPr>
          <w:sz w:val="20"/>
          <w:szCs w:val="20"/>
        </w:rPr>
        <w:t xml:space="preserve"> </w:t>
      </w:r>
      <w:hyperlink r:id="rId1">
        <w:r>
          <w:rPr>
            <w:sz w:val="20"/>
            <w:szCs w:val="20"/>
          </w:rPr>
          <w:t>http://www.openehr.org/releases/AM/latest/docs/ADL2/ADL2.html</w:t>
        </w:r>
      </w:hyperlink>
    </w:p>
  </w:footnote>
  <w:footnote w:id="3">
    <w:p w14:paraId="70DD6EB9" w14:textId="77777777" w:rsidR="008D660F" w:rsidRDefault="008D660F">
      <w:pPr>
        <w:pStyle w:val="normal0"/>
        <w:spacing w:after="0" w:line="240" w:lineRule="auto"/>
      </w:pPr>
      <w:r>
        <w:rPr>
          <w:vertAlign w:val="superscript"/>
        </w:rPr>
        <w:footnoteRef/>
      </w:r>
      <w:r>
        <w:rPr>
          <w:sz w:val="20"/>
          <w:szCs w:val="20"/>
        </w:rPr>
        <w:t xml:space="preserve"> </w:t>
      </w:r>
      <w:hyperlink r:id="rId2">
        <w:r>
          <w:rPr>
            <w:sz w:val="20"/>
            <w:szCs w:val="20"/>
          </w:rPr>
          <w:t>http://www.omg.org/spec/AML/</w:t>
        </w:r>
      </w:hyperlink>
    </w:p>
  </w:footnote>
  <w:footnote w:id="4">
    <w:p w14:paraId="79EDB33A" w14:textId="77777777" w:rsidR="008D660F" w:rsidRPr="00C74649" w:rsidRDefault="008D660F">
      <w:pPr>
        <w:pStyle w:val="normal0"/>
        <w:spacing w:after="0" w:line="240" w:lineRule="auto"/>
        <w:rPr>
          <w:rFonts w:asciiTheme="majorHAnsi" w:hAnsiTheme="majorHAnsi"/>
          <w:sz w:val="20"/>
          <w:szCs w:val="20"/>
        </w:rPr>
      </w:pPr>
      <w:r w:rsidRPr="00C74649">
        <w:rPr>
          <w:rFonts w:asciiTheme="majorHAnsi" w:hAnsiTheme="majorHAnsi"/>
          <w:sz w:val="20"/>
          <w:szCs w:val="20"/>
          <w:vertAlign w:val="superscript"/>
        </w:rPr>
        <w:footnoteRef/>
      </w:r>
      <w:r w:rsidRPr="00C74649">
        <w:rPr>
          <w:rFonts w:asciiTheme="majorHAnsi" w:eastAsia="Arial" w:hAnsiTheme="majorHAnsi" w:cs="Arial"/>
          <w:sz w:val="20"/>
          <w:szCs w:val="20"/>
        </w:rPr>
        <w:t xml:space="preserve"> http://www.openehr.org/releases/BASE/latest/docs/bmm/bmm.html</w:t>
      </w:r>
    </w:p>
  </w:footnote>
  <w:footnote w:id="5">
    <w:p w14:paraId="2F01BA5F" w14:textId="77777777" w:rsidR="008D660F" w:rsidRDefault="008D660F">
      <w:pPr>
        <w:pStyle w:val="normal0"/>
        <w:spacing w:after="0" w:line="240" w:lineRule="auto"/>
      </w:pPr>
      <w:r w:rsidRPr="00C74649">
        <w:rPr>
          <w:rFonts w:asciiTheme="majorHAnsi" w:hAnsiTheme="majorHAnsi"/>
          <w:sz w:val="20"/>
          <w:szCs w:val="20"/>
          <w:vertAlign w:val="superscript"/>
        </w:rPr>
        <w:footnoteRef/>
      </w:r>
      <w:r w:rsidRPr="00C74649">
        <w:rPr>
          <w:rFonts w:asciiTheme="majorHAnsi" w:eastAsia="Arial" w:hAnsiTheme="majorHAnsi" w:cs="Arial"/>
          <w:sz w:val="20"/>
          <w:szCs w:val="20"/>
        </w:rPr>
        <w:t xml:space="preserve"> http://www.openehr.org/releases/AM/latest/docs/ADL2/ADL2.html</w:t>
      </w:r>
    </w:p>
  </w:footnote>
  <w:footnote w:id="6">
    <w:p w14:paraId="7057A38D" w14:textId="77777777" w:rsidR="008D660F" w:rsidRDefault="008D660F">
      <w:pPr>
        <w:pStyle w:val="normal0"/>
        <w:spacing w:after="0" w:line="240" w:lineRule="auto"/>
      </w:pPr>
      <w:r>
        <w:rPr>
          <w:vertAlign w:val="superscript"/>
        </w:rPr>
        <w:footnoteRef/>
      </w:r>
      <w:r>
        <w:rPr>
          <w:sz w:val="20"/>
          <w:szCs w:val="20"/>
        </w:rPr>
        <w:t xml:space="preserve"> https://confluence.ihtsdotools.org/display/DOCEG</w:t>
      </w:r>
    </w:p>
  </w:footnote>
  <w:footnote w:id="7">
    <w:p w14:paraId="6D2A5EA4" w14:textId="77777777" w:rsidR="008D660F" w:rsidRDefault="008D660F">
      <w:pPr>
        <w:pStyle w:val="normal0"/>
        <w:spacing w:after="0" w:line="240" w:lineRule="auto"/>
      </w:pPr>
      <w:r>
        <w:rPr>
          <w:vertAlign w:val="superscript"/>
        </w:rPr>
        <w:footnoteRef/>
      </w:r>
      <w:r>
        <w:rPr>
          <w:rFonts w:ascii="Cambria" w:eastAsia="Cambria" w:hAnsi="Cambria" w:cs="Cambria"/>
          <w:sz w:val="20"/>
          <w:szCs w:val="20"/>
        </w:rPr>
        <w:t xml:space="preserve"> Using SNOMED CT in HL7 Version 3; Implementation Guide, Release 1.5, DSTU Ballot 4 - May 2009 (expired)</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79ED"/>
    <w:multiLevelType w:val="multilevel"/>
    <w:tmpl w:val="7DCA3B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2B74C0E"/>
    <w:multiLevelType w:val="multilevel"/>
    <w:tmpl w:val="02E20C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6C20388"/>
    <w:multiLevelType w:val="multilevel"/>
    <w:tmpl w:val="6CE406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9484293"/>
    <w:multiLevelType w:val="multilevel"/>
    <w:tmpl w:val="80A49F3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AA62108"/>
    <w:multiLevelType w:val="multilevel"/>
    <w:tmpl w:val="B87030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1176307"/>
    <w:multiLevelType w:val="multilevel"/>
    <w:tmpl w:val="86F25D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35301FB"/>
    <w:multiLevelType w:val="multilevel"/>
    <w:tmpl w:val="57828A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4B21CEE"/>
    <w:multiLevelType w:val="multilevel"/>
    <w:tmpl w:val="3912DE2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1ECE7CAC"/>
    <w:multiLevelType w:val="multilevel"/>
    <w:tmpl w:val="4FE6B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AB2571"/>
    <w:multiLevelType w:val="multilevel"/>
    <w:tmpl w:val="0D5492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20F21040"/>
    <w:multiLevelType w:val="multilevel"/>
    <w:tmpl w:val="1BFAB04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nsid w:val="2372732C"/>
    <w:multiLevelType w:val="multilevel"/>
    <w:tmpl w:val="4CE43AD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2A037B77"/>
    <w:multiLevelType w:val="multilevel"/>
    <w:tmpl w:val="8C8E90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26A415C"/>
    <w:multiLevelType w:val="multilevel"/>
    <w:tmpl w:val="5D7274A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nsid w:val="38112144"/>
    <w:multiLevelType w:val="multilevel"/>
    <w:tmpl w:val="BED21F6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38CA62C1"/>
    <w:multiLevelType w:val="multilevel"/>
    <w:tmpl w:val="9AE0315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6">
    <w:nsid w:val="3F1F5836"/>
    <w:multiLevelType w:val="multilevel"/>
    <w:tmpl w:val="A134DC28"/>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17">
    <w:nsid w:val="3F4159FF"/>
    <w:multiLevelType w:val="multilevel"/>
    <w:tmpl w:val="CEA654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405A75BC"/>
    <w:multiLevelType w:val="multilevel"/>
    <w:tmpl w:val="18F4C56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42B27A83"/>
    <w:multiLevelType w:val="multilevel"/>
    <w:tmpl w:val="6EA65DC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45894E2F"/>
    <w:multiLevelType w:val="multilevel"/>
    <w:tmpl w:val="4906B88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4D5043D2"/>
    <w:multiLevelType w:val="multilevel"/>
    <w:tmpl w:val="100AC96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nsid w:val="52A36D66"/>
    <w:multiLevelType w:val="multilevel"/>
    <w:tmpl w:val="729672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57452751"/>
    <w:multiLevelType w:val="multilevel"/>
    <w:tmpl w:val="190420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8493EAE"/>
    <w:multiLevelType w:val="multilevel"/>
    <w:tmpl w:val="A9F0DF6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626D2DB2"/>
    <w:multiLevelType w:val="multilevel"/>
    <w:tmpl w:val="783AB8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6">
    <w:nsid w:val="629B154A"/>
    <w:multiLevelType w:val="multilevel"/>
    <w:tmpl w:val="E3142E8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474079C"/>
    <w:multiLevelType w:val="multilevel"/>
    <w:tmpl w:val="1AD4AE0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B0605D"/>
    <w:multiLevelType w:val="multilevel"/>
    <w:tmpl w:val="33DCC63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692E5B28"/>
    <w:multiLevelType w:val="multilevel"/>
    <w:tmpl w:val="D2AE0D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nsid w:val="6D8C6A72"/>
    <w:multiLevelType w:val="multilevel"/>
    <w:tmpl w:val="EDAEB05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6F9F72E7"/>
    <w:multiLevelType w:val="multilevel"/>
    <w:tmpl w:val="C7C6A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DC2446"/>
    <w:multiLevelType w:val="multilevel"/>
    <w:tmpl w:val="765C442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7AC47A60"/>
    <w:multiLevelType w:val="multilevel"/>
    <w:tmpl w:val="0C8CBA5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4">
    <w:nsid w:val="7D834D72"/>
    <w:multiLevelType w:val="multilevel"/>
    <w:tmpl w:val="C374DD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52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0"/>
  </w:num>
  <w:num w:numId="2">
    <w:abstractNumId w:val="32"/>
  </w:num>
  <w:num w:numId="3">
    <w:abstractNumId w:val="3"/>
  </w:num>
  <w:num w:numId="4">
    <w:abstractNumId w:val="15"/>
  </w:num>
  <w:num w:numId="5">
    <w:abstractNumId w:val="28"/>
  </w:num>
  <w:num w:numId="6">
    <w:abstractNumId w:val="29"/>
  </w:num>
  <w:num w:numId="7">
    <w:abstractNumId w:val="26"/>
  </w:num>
  <w:num w:numId="8">
    <w:abstractNumId w:val="10"/>
  </w:num>
  <w:num w:numId="9">
    <w:abstractNumId w:val="24"/>
  </w:num>
  <w:num w:numId="10">
    <w:abstractNumId w:val="25"/>
  </w:num>
  <w:num w:numId="11">
    <w:abstractNumId w:val="31"/>
  </w:num>
  <w:num w:numId="12">
    <w:abstractNumId w:val="34"/>
  </w:num>
  <w:num w:numId="13">
    <w:abstractNumId w:val="23"/>
  </w:num>
  <w:num w:numId="14">
    <w:abstractNumId w:val="6"/>
  </w:num>
  <w:num w:numId="15">
    <w:abstractNumId w:val="14"/>
  </w:num>
  <w:num w:numId="16">
    <w:abstractNumId w:val="7"/>
  </w:num>
  <w:num w:numId="17">
    <w:abstractNumId w:val="17"/>
  </w:num>
  <w:num w:numId="18">
    <w:abstractNumId w:val="4"/>
  </w:num>
  <w:num w:numId="19">
    <w:abstractNumId w:val="11"/>
  </w:num>
  <w:num w:numId="20">
    <w:abstractNumId w:val="2"/>
  </w:num>
  <w:num w:numId="21">
    <w:abstractNumId w:val="18"/>
  </w:num>
  <w:num w:numId="22">
    <w:abstractNumId w:val="20"/>
  </w:num>
  <w:num w:numId="23">
    <w:abstractNumId w:val="21"/>
  </w:num>
  <w:num w:numId="24">
    <w:abstractNumId w:val="19"/>
  </w:num>
  <w:num w:numId="25">
    <w:abstractNumId w:val="16"/>
  </w:num>
  <w:num w:numId="26">
    <w:abstractNumId w:val="22"/>
  </w:num>
  <w:num w:numId="27">
    <w:abstractNumId w:val="33"/>
  </w:num>
  <w:num w:numId="28">
    <w:abstractNumId w:val="8"/>
  </w:num>
  <w:num w:numId="29">
    <w:abstractNumId w:val="1"/>
  </w:num>
  <w:num w:numId="30">
    <w:abstractNumId w:val="9"/>
  </w:num>
  <w:num w:numId="31">
    <w:abstractNumId w:val="5"/>
  </w:num>
  <w:num w:numId="32">
    <w:abstractNumId w:val="13"/>
  </w:num>
  <w:num w:numId="33">
    <w:abstractNumId w:val="27"/>
  </w:num>
  <w:num w:numId="34">
    <w:abstractNumId w:val="1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74316"/>
    <w:rsid w:val="000302CE"/>
    <w:rsid w:val="00043569"/>
    <w:rsid w:val="000D5721"/>
    <w:rsid w:val="000E4232"/>
    <w:rsid w:val="000E5BF6"/>
    <w:rsid w:val="00142985"/>
    <w:rsid w:val="001641FD"/>
    <w:rsid w:val="001C18F8"/>
    <w:rsid w:val="00201710"/>
    <w:rsid w:val="00223C1A"/>
    <w:rsid w:val="002430D4"/>
    <w:rsid w:val="00274316"/>
    <w:rsid w:val="00342148"/>
    <w:rsid w:val="00400EC4"/>
    <w:rsid w:val="00401064"/>
    <w:rsid w:val="00434957"/>
    <w:rsid w:val="00437091"/>
    <w:rsid w:val="00475658"/>
    <w:rsid w:val="004833EB"/>
    <w:rsid w:val="005214FC"/>
    <w:rsid w:val="00535906"/>
    <w:rsid w:val="005B7902"/>
    <w:rsid w:val="006208AD"/>
    <w:rsid w:val="006728F8"/>
    <w:rsid w:val="006967D4"/>
    <w:rsid w:val="006C2BC4"/>
    <w:rsid w:val="00726F93"/>
    <w:rsid w:val="00783A7E"/>
    <w:rsid w:val="007A1762"/>
    <w:rsid w:val="007A420E"/>
    <w:rsid w:val="007D7D79"/>
    <w:rsid w:val="007E3395"/>
    <w:rsid w:val="008220E4"/>
    <w:rsid w:val="008D660F"/>
    <w:rsid w:val="008E7667"/>
    <w:rsid w:val="00965527"/>
    <w:rsid w:val="009A7AC9"/>
    <w:rsid w:val="009F6FFE"/>
    <w:rsid w:val="00A16B71"/>
    <w:rsid w:val="00AB666C"/>
    <w:rsid w:val="00AF6262"/>
    <w:rsid w:val="00B22B30"/>
    <w:rsid w:val="00B232B8"/>
    <w:rsid w:val="00BA78CC"/>
    <w:rsid w:val="00C74649"/>
    <w:rsid w:val="00C93DBB"/>
    <w:rsid w:val="00CA60EE"/>
    <w:rsid w:val="00D54EF1"/>
    <w:rsid w:val="00E03BAB"/>
    <w:rsid w:val="00E478C5"/>
    <w:rsid w:val="00EA39C5"/>
    <w:rsid w:val="00EC1CCD"/>
    <w:rsid w:val="00ED3ED7"/>
    <w:rsid w:val="00ED6B40"/>
    <w:rsid w:val="00F41DEB"/>
    <w:rsid w:val="00F77070"/>
    <w:rsid w:val="00FB6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29B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120" w:line="240" w:lineRule="auto"/>
      <w:outlineLvl w:val="0"/>
    </w:pPr>
    <w:rPr>
      <w:rFonts w:ascii="Cambria" w:eastAsia="Cambria" w:hAnsi="Cambria" w:cs="Cambria"/>
      <w:b/>
      <w:color w:val="365F91"/>
      <w:sz w:val="28"/>
      <w:szCs w:val="28"/>
    </w:rPr>
  </w:style>
  <w:style w:type="paragraph" w:styleId="Heading2">
    <w:name w:val="heading 2"/>
    <w:basedOn w:val="normal0"/>
    <w:next w:val="normal0"/>
    <w:pPr>
      <w:keepNext/>
      <w:keepLines/>
      <w:spacing w:before="200" w:after="120" w:line="240" w:lineRule="auto"/>
      <w:outlineLvl w:val="1"/>
    </w:pPr>
    <w:rPr>
      <w:rFonts w:ascii="Cambria" w:eastAsia="Cambria" w:hAnsi="Cambria" w:cs="Cambria"/>
      <w:b/>
      <w:color w:val="4F81BD"/>
      <w:sz w:val="26"/>
      <w:szCs w:val="26"/>
    </w:rPr>
  </w:style>
  <w:style w:type="paragraph" w:styleId="Heading3">
    <w:name w:val="heading 3"/>
    <w:basedOn w:val="normal0"/>
    <w:next w:val="normal0"/>
    <w:pPr>
      <w:keepNext/>
      <w:keepLines/>
      <w:spacing w:before="200" w:after="120" w:line="240" w:lineRule="auto"/>
      <w:outlineLvl w:val="2"/>
    </w:pPr>
    <w:rPr>
      <w:rFonts w:ascii="Cambria" w:eastAsia="Cambria" w:hAnsi="Cambria" w:cs="Cambria"/>
      <w:b/>
      <w:color w:val="4F81BD"/>
    </w:rPr>
  </w:style>
  <w:style w:type="paragraph" w:styleId="Heading4">
    <w:name w:val="heading 4"/>
    <w:basedOn w:val="normal0"/>
    <w:next w:val="normal0"/>
    <w:pPr>
      <w:keepNext/>
      <w:keepLines/>
      <w:spacing w:before="200" w:after="120" w:line="240" w:lineRule="auto"/>
      <w:outlineLvl w:val="3"/>
    </w:pPr>
    <w:rPr>
      <w:rFonts w:ascii="Cambria" w:eastAsia="Cambria" w:hAnsi="Cambria" w:cs="Cambria"/>
      <w:b/>
      <w:i/>
      <w:color w:val="4F81BD"/>
    </w:rPr>
  </w:style>
  <w:style w:type="paragraph" w:styleId="Heading5">
    <w:name w:val="heading 5"/>
    <w:basedOn w:val="normal0"/>
    <w:next w:val="normal0"/>
    <w:pPr>
      <w:keepNext/>
      <w:keepLines/>
      <w:spacing w:before="240" w:after="60" w:line="240" w:lineRule="auto"/>
      <w:outlineLvl w:val="4"/>
    </w:pPr>
    <w:rPr>
      <w:b/>
      <w:i/>
      <w:sz w:val="26"/>
      <w:szCs w:val="26"/>
    </w:rPr>
  </w:style>
  <w:style w:type="paragraph" w:styleId="Heading6">
    <w:name w:val="heading 6"/>
    <w:basedOn w:val="normal0"/>
    <w:next w:val="normal0"/>
    <w:pPr>
      <w:keepNext/>
      <w:keepLines/>
      <w:spacing w:before="240" w:after="6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line="240" w:lineRule="auto"/>
    </w:pPr>
    <w:rPr>
      <w:b/>
      <w:sz w:val="72"/>
      <w:szCs w:val="72"/>
    </w:rPr>
  </w:style>
  <w:style w:type="paragraph" w:styleId="Subtitle">
    <w:name w:val="Subtitle"/>
    <w:basedOn w:val="normal0"/>
    <w:next w:val="normal0"/>
    <w:pPr>
      <w:keepNext/>
      <w:keepLines/>
      <w:spacing w:before="360" w:after="80"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360" w:type="dxa"/>
        <w:left w:w="115" w:type="dxa"/>
        <w:bottom w:w="36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728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8F8"/>
    <w:rPr>
      <w:rFonts w:ascii="Lucida Grande" w:hAnsi="Lucida Grande"/>
      <w:sz w:val="18"/>
      <w:szCs w:val="18"/>
    </w:rPr>
  </w:style>
  <w:style w:type="character" w:styleId="Hyperlink">
    <w:name w:val="Hyperlink"/>
    <w:rsid w:val="006728F8"/>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6728F8"/>
    <w:pPr>
      <w:spacing w:after="0" w:line="240" w:lineRule="auto"/>
      <w:jc w:val="right"/>
    </w:pPr>
    <w:rPr>
      <w:rFonts w:ascii="Arial Narrow" w:eastAsia="Times New Roman" w:hAnsi="Arial Narrow" w:cs="Arial"/>
      <w:color w:val="auto"/>
      <w:sz w:val="32"/>
      <w:szCs w:val="32"/>
      <w:lang w:val="pt-BR"/>
    </w:rPr>
  </w:style>
  <w:style w:type="paragraph" w:styleId="BodyText">
    <w:name w:val="Body Text"/>
    <w:basedOn w:val="Normal"/>
    <w:link w:val="BodyTextChar"/>
    <w:rsid w:val="006728F8"/>
    <w:pPr>
      <w:spacing w:after="12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rsid w:val="006728F8"/>
    <w:rPr>
      <w:rFonts w:ascii="Times New Roman" w:eastAsia="Times New Roman" w:hAnsi="Times New Roman" w:cs="Times New Roman"/>
      <w:color w:val="auto"/>
      <w:sz w:val="24"/>
      <w:szCs w:val="24"/>
    </w:rPr>
  </w:style>
  <w:style w:type="paragraph" w:customStyle="1" w:styleId="Default">
    <w:name w:val="Default"/>
    <w:rsid w:val="006728F8"/>
    <w:pPr>
      <w:autoSpaceDE w:val="0"/>
      <w:autoSpaceDN w:val="0"/>
      <w:adjustRightInd w:val="0"/>
      <w:spacing w:after="0" w:line="240" w:lineRule="auto"/>
    </w:pPr>
    <w:rPr>
      <w:rFonts w:ascii="Arial" w:eastAsia="Times New Roman" w:hAnsi="Arial" w:cs="Arial"/>
      <w:sz w:val="24"/>
      <w:szCs w:val="24"/>
    </w:rPr>
  </w:style>
  <w:style w:type="character" w:styleId="Strong">
    <w:name w:val="Strong"/>
    <w:uiPriority w:val="22"/>
    <w:qFormat/>
    <w:rsid w:val="006728F8"/>
    <w:rPr>
      <w:b/>
      <w:bCs/>
    </w:rPr>
  </w:style>
  <w:style w:type="paragraph" w:styleId="Header">
    <w:name w:val="header"/>
    <w:basedOn w:val="Normal"/>
    <w:link w:val="HeaderChar"/>
    <w:uiPriority w:val="99"/>
    <w:unhideWhenUsed/>
    <w:rsid w:val="00F41D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1DEB"/>
  </w:style>
  <w:style w:type="paragraph" w:styleId="Footer">
    <w:name w:val="footer"/>
    <w:basedOn w:val="Normal"/>
    <w:link w:val="FooterChar"/>
    <w:unhideWhenUsed/>
    <w:rsid w:val="00F41DEB"/>
    <w:pPr>
      <w:tabs>
        <w:tab w:val="center" w:pos="4320"/>
        <w:tab w:val="right" w:pos="8640"/>
      </w:tabs>
      <w:spacing w:after="0" w:line="240" w:lineRule="auto"/>
    </w:pPr>
  </w:style>
  <w:style w:type="character" w:customStyle="1" w:styleId="FooterChar">
    <w:name w:val="Footer Char"/>
    <w:basedOn w:val="DefaultParagraphFont"/>
    <w:link w:val="Footer"/>
    <w:rsid w:val="00F41DEB"/>
  </w:style>
  <w:style w:type="paragraph" w:styleId="TOC1">
    <w:name w:val="toc 1"/>
    <w:basedOn w:val="Normal"/>
    <w:next w:val="Normal"/>
    <w:autoRedefine/>
    <w:uiPriority w:val="39"/>
    <w:unhideWhenUsed/>
    <w:rsid w:val="00535906"/>
    <w:pPr>
      <w:spacing w:before="360" w:after="0"/>
    </w:pPr>
    <w:rPr>
      <w:rFonts w:asciiTheme="majorHAnsi" w:hAnsiTheme="majorHAnsi"/>
      <w:b/>
      <w:caps/>
      <w:sz w:val="24"/>
      <w:szCs w:val="24"/>
    </w:rPr>
  </w:style>
  <w:style w:type="paragraph" w:styleId="TOC2">
    <w:name w:val="toc 2"/>
    <w:basedOn w:val="Normal"/>
    <w:next w:val="Normal"/>
    <w:autoRedefine/>
    <w:uiPriority w:val="39"/>
    <w:unhideWhenUsed/>
    <w:rsid w:val="00535906"/>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535906"/>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535906"/>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535906"/>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535906"/>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535906"/>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535906"/>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535906"/>
    <w:pPr>
      <w:spacing w:after="0"/>
      <w:ind w:left="1540"/>
    </w:pPr>
    <w:rPr>
      <w:rFonts w:asciiTheme="minorHAnsi" w:hAnsiTheme="minorHAnsi"/>
      <w:sz w:val="20"/>
      <w:szCs w:val="20"/>
    </w:rPr>
  </w:style>
  <w:style w:type="table" w:styleId="LightShading-Accent1">
    <w:name w:val="Light Shading Accent 1"/>
    <w:basedOn w:val="TableNormal"/>
    <w:uiPriority w:val="60"/>
    <w:rsid w:val="007E339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unhideWhenUsed/>
    <w:rsid w:val="00E03BAB"/>
    <w:pPr>
      <w:spacing w:after="0"/>
      <w:ind w:left="440" w:hanging="440"/>
    </w:pPr>
    <w:rPr>
      <w:rFonts w:asciiTheme="minorHAnsi" w:hAnsiTheme="minorHAnsi"/>
      <w:caps/>
      <w:sz w:val="20"/>
      <w:szCs w:val="20"/>
    </w:rPr>
  </w:style>
  <w:style w:type="paragraph" w:styleId="Caption">
    <w:name w:val="caption"/>
    <w:basedOn w:val="Normal"/>
    <w:next w:val="Normal"/>
    <w:uiPriority w:val="35"/>
    <w:unhideWhenUsed/>
    <w:qFormat/>
    <w:rsid w:val="00C7464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after="120" w:line="240" w:lineRule="auto"/>
      <w:outlineLvl w:val="0"/>
    </w:pPr>
    <w:rPr>
      <w:rFonts w:ascii="Cambria" w:eastAsia="Cambria" w:hAnsi="Cambria" w:cs="Cambria"/>
      <w:b/>
      <w:color w:val="365F91"/>
      <w:sz w:val="28"/>
      <w:szCs w:val="28"/>
    </w:rPr>
  </w:style>
  <w:style w:type="paragraph" w:styleId="Heading2">
    <w:name w:val="heading 2"/>
    <w:basedOn w:val="normal0"/>
    <w:next w:val="normal0"/>
    <w:pPr>
      <w:keepNext/>
      <w:keepLines/>
      <w:spacing w:before="200" w:after="120" w:line="240" w:lineRule="auto"/>
      <w:outlineLvl w:val="1"/>
    </w:pPr>
    <w:rPr>
      <w:rFonts w:ascii="Cambria" w:eastAsia="Cambria" w:hAnsi="Cambria" w:cs="Cambria"/>
      <w:b/>
      <w:color w:val="4F81BD"/>
      <w:sz w:val="26"/>
      <w:szCs w:val="26"/>
    </w:rPr>
  </w:style>
  <w:style w:type="paragraph" w:styleId="Heading3">
    <w:name w:val="heading 3"/>
    <w:basedOn w:val="normal0"/>
    <w:next w:val="normal0"/>
    <w:pPr>
      <w:keepNext/>
      <w:keepLines/>
      <w:spacing w:before="200" w:after="120" w:line="240" w:lineRule="auto"/>
      <w:outlineLvl w:val="2"/>
    </w:pPr>
    <w:rPr>
      <w:rFonts w:ascii="Cambria" w:eastAsia="Cambria" w:hAnsi="Cambria" w:cs="Cambria"/>
      <w:b/>
      <w:color w:val="4F81BD"/>
    </w:rPr>
  </w:style>
  <w:style w:type="paragraph" w:styleId="Heading4">
    <w:name w:val="heading 4"/>
    <w:basedOn w:val="normal0"/>
    <w:next w:val="normal0"/>
    <w:pPr>
      <w:keepNext/>
      <w:keepLines/>
      <w:spacing w:before="200" w:after="120" w:line="240" w:lineRule="auto"/>
      <w:outlineLvl w:val="3"/>
    </w:pPr>
    <w:rPr>
      <w:rFonts w:ascii="Cambria" w:eastAsia="Cambria" w:hAnsi="Cambria" w:cs="Cambria"/>
      <w:b/>
      <w:i/>
      <w:color w:val="4F81BD"/>
    </w:rPr>
  </w:style>
  <w:style w:type="paragraph" w:styleId="Heading5">
    <w:name w:val="heading 5"/>
    <w:basedOn w:val="normal0"/>
    <w:next w:val="normal0"/>
    <w:pPr>
      <w:keepNext/>
      <w:keepLines/>
      <w:spacing w:before="240" w:after="60" w:line="240" w:lineRule="auto"/>
      <w:outlineLvl w:val="4"/>
    </w:pPr>
    <w:rPr>
      <w:b/>
      <w:i/>
      <w:sz w:val="26"/>
      <w:szCs w:val="26"/>
    </w:rPr>
  </w:style>
  <w:style w:type="paragraph" w:styleId="Heading6">
    <w:name w:val="heading 6"/>
    <w:basedOn w:val="normal0"/>
    <w:next w:val="normal0"/>
    <w:pPr>
      <w:keepNext/>
      <w:keepLines/>
      <w:spacing w:before="240" w:after="6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line="240" w:lineRule="auto"/>
    </w:pPr>
    <w:rPr>
      <w:b/>
      <w:sz w:val="72"/>
      <w:szCs w:val="72"/>
    </w:rPr>
  </w:style>
  <w:style w:type="paragraph" w:styleId="Subtitle">
    <w:name w:val="Subtitle"/>
    <w:basedOn w:val="normal0"/>
    <w:next w:val="normal0"/>
    <w:pPr>
      <w:keepNext/>
      <w:keepLines/>
      <w:spacing w:before="360" w:after="80"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360" w:type="dxa"/>
        <w:left w:w="115" w:type="dxa"/>
        <w:bottom w:w="36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contextualSpacing/>
    </w:pPr>
    <w:rPr>
      <w:rFonts w:ascii="Times New Roman" w:eastAsia="Times New Roman" w:hAnsi="Times New Roman" w:cs="Times New Roman"/>
      <w:color w:val="366091"/>
    </w:rPr>
    <w:tblPr>
      <w:tblStyleRowBandSize w:val="1"/>
      <w:tblStyleColBandSize w:val="1"/>
      <w:tblInd w:w="0" w:type="dxa"/>
      <w:tblCellMar>
        <w:top w:w="0" w:type="dxa"/>
        <w:left w:w="115" w:type="dxa"/>
        <w:bottom w:w="0"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728F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728F8"/>
    <w:rPr>
      <w:rFonts w:ascii="Lucida Grande" w:hAnsi="Lucida Grande"/>
      <w:sz w:val="18"/>
      <w:szCs w:val="18"/>
    </w:rPr>
  </w:style>
  <w:style w:type="character" w:styleId="Hyperlink">
    <w:name w:val="Hyperlink"/>
    <w:rsid w:val="006728F8"/>
    <w:rPr>
      <w:rFonts w:ascii="Bookman Old Style" w:hAnsi="Bookman Old Style" w:cs="Times New Roman"/>
      <w:color w:val="333399"/>
      <w:sz w:val="24"/>
      <w:u w:val="single"/>
      <w:vertAlign w:val="baseline"/>
      <w:lang w:val="en-US" w:eastAsia="zh-CN"/>
    </w:rPr>
  </w:style>
  <w:style w:type="paragraph" w:customStyle="1" w:styleId="DocumentName">
    <w:name w:val="Document Name"/>
    <w:basedOn w:val="Normal"/>
    <w:rsid w:val="006728F8"/>
    <w:pPr>
      <w:spacing w:after="0" w:line="240" w:lineRule="auto"/>
      <w:jc w:val="right"/>
    </w:pPr>
    <w:rPr>
      <w:rFonts w:ascii="Arial Narrow" w:eastAsia="Times New Roman" w:hAnsi="Arial Narrow" w:cs="Arial"/>
      <w:color w:val="auto"/>
      <w:sz w:val="32"/>
      <w:szCs w:val="32"/>
      <w:lang w:val="pt-BR"/>
    </w:rPr>
  </w:style>
  <w:style w:type="paragraph" w:styleId="BodyText">
    <w:name w:val="Body Text"/>
    <w:basedOn w:val="Normal"/>
    <w:link w:val="BodyTextChar"/>
    <w:rsid w:val="006728F8"/>
    <w:pPr>
      <w:spacing w:after="120" w:line="240" w:lineRule="auto"/>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rsid w:val="006728F8"/>
    <w:rPr>
      <w:rFonts w:ascii="Times New Roman" w:eastAsia="Times New Roman" w:hAnsi="Times New Roman" w:cs="Times New Roman"/>
      <w:color w:val="auto"/>
      <w:sz w:val="24"/>
      <w:szCs w:val="24"/>
    </w:rPr>
  </w:style>
  <w:style w:type="paragraph" w:customStyle="1" w:styleId="Default">
    <w:name w:val="Default"/>
    <w:rsid w:val="006728F8"/>
    <w:pPr>
      <w:autoSpaceDE w:val="0"/>
      <w:autoSpaceDN w:val="0"/>
      <w:adjustRightInd w:val="0"/>
      <w:spacing w:after="0" w:line="240" w:lineRule="auto"/>
    </w:pPr>
    <w:rPr>
      <w:rFonts w:ascii="Arial" w:eastAsia="Times New Roman" w:hAnsi="Arial" w:cs="Arial"/>
      <w:sz w:val="24"/>
      <w:szCs w:val="24"/>
    </w:rPr>
  </w:style>
  <w:style w:type="character" w:styleId="Strong">
    <w:name w:val="Strong"/>
    <w:uiPriority w:val="22"/>
    <w:qFormat/>
    <w:rsid w:val="006728F8"/>
    <w:rPr>
      <w:b/>
      <w:bCs/>
    </w:rPr>
  </w:style>
  <w:style w:type="paragraph" w:styleId="Header">
    <w:name w:val="header"/>
    <w:basedOn w:val="Normal"/>
    <w:link w:val="HeaderChar"/>
    <w:uiPriority w:val="99"/>
    <w:unhideWhenUsed/>
    <w:rsid w:val="00F41D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F41DEB"/>
  </w:style>
  <w:style w:type="paragraph" w:styleId="Footer">
    <w:name w:val="footer"/>
    <w:basedOn w:val="Normal"/>
    <w:link w:val="FooterChar"/>
    <w:unhideWhenUsed/>
    <w:rsid w:val="00F41DEB"/>
    <w:pPr>
      <w:tabs>
        <w:tab w:val="center" w:pos="4320"/>
        <w:tab w:val="right" w:pos="8640"/>
      </w:tabs>
      <w:spacing w:after="0" w:line="240" w:lineRule="auto"/>
    </w:pPr>
  </w:style>
  <w:style w:type="character" w:customStyle="1" w:styleId="FooterChar">
    <w:name w:val="Footer Char"/>
    <w:basedOn w:val="DefaultParagraphFont"/>
    <w:link w:val="Footer"/>
    <w:rsid w:val="00F41DEB"/>
  </w:style>
  <w:style w:type="paragraph" w:styleId="TOC1">
    <w:name w:val="toc 1"/>
    <w:basedOn w:val="Normal"/>
    <w:next w:val="Normal"/>
    <w:autoRedefine/>
    <w:uiPriority w:val="39"/>
    <w:unhideWhenUsed/>
    <w:rsid w:val="00535906"/>
    <w:pPr>
      <w:spacing w:before="360" w:after="0"/>
    </w:pPr>
    <w:rPr>
      <w:rFonts w:asciiTheme="majorHAnsi" w:hAnsiTheme="majorHAnsi"/>
      <w:b/>
      <w:caps/>
      <w:sz w:val="24"/>
      <w:szCs w:val="24"/>
    </w:rPr>
  </w:style>
  <w:style w:type="paragraph" w:styleId="TOC2">
    <w:name w:val="toc 2"/>
    <w:basedOn w:val="Normal"/>
    <w:next w:val="Normal"/>
    <w:autoRedefine/>
    <w:uiPriority w:val="39"/>
    <w:unhideWhenUsed/>
    <w:rsid w:val="00535906"/>
    <w:pPr>
      <w:spacing w:before="240" w:after="0"/>
    </w:pPr>
    <w:rPr>
      <w:rFonts w:asciiTheme="minorHAnsi" w:hAnsiTheme="minorHAnsi"/>
      <w:b/>
      <w:sz w:val="20"/>
      <w:szCs w:val="20"/>
    </w:rPr>
  </w:style>
  <w:style w:type="paragraph" w:styleId="TOC3">
    <w:name w:val="toc 3"/>
    <w:basedOn w:val="Normal"/>
    <w:next w:val="Normal"/>
    <w:autoRedefine/>
    <w:uiPriority w:val="39"/>
    <w:unhideWhenUsed/>
    <w:rsid w:val="00535906"/>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535906"/>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535906"/>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535906"/>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535906"/>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535906"/>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535906"/>
    <w:pPr>
      <w:spacing w:after="0"/>
      <w:ind w:left="1540"/>
    </w:pPr>
    <w:rPr>
      <w:rFonts w:asciiTheme="minorHAnsi" w:hAnsiTheme="minorHAnsi"/>
      <w:sz w:val="20"/>
      <w:szCs w:val="20"/>
    </w:rPr>
  </w:style>
  <w:style w:type="table" w:styleId="LightShading-Accent1">
    <w:name w:val="Light Shading Accent 1"/>
    <w:basedOn w:val="TableNormal"/>
    <w:uiPriority w:val="60"/>
    <w:rsid w:val="007E339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ableofFigures">
    <w:name w:val="table of figures"/>
    <w:basedOn w:val="Normal"/>
    <w:next w:val="Normal"/>
    <w:uiPriority w:val="99"/>
    <w:unhideWhenUsed/>
    <w:rsid w:val="00E03BAB"/>
    <w:pPr>
      <w:spacing w:after="0"/>
      <w:ind w:left="440" w:hanging="440"/>
    </w:pPr>
    <w:rPr>
      <w:rFonts w:asciiTheme="minorHAnsi" w:hAnsiTheme="minorHAnsi"/>
      <w:caps/>
      <w:sz w:val="20"/>
      <w:szCs w:val="20"/>
    </w:rPr>
  </w:style>
  <w:style w:type="paragraph" w:styleId="Caption">
    <w:name w:val="caption"/>
    <w:basedOn w:val="Normal"/>
    <w:next w:val="Normal"/>
    <w:uiPriority w:val="35"/>
    <w:unhideWhenUsed/>
    <w:qFormat/>
    <w:rsid w:val="00C7464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466648">
      <w:bodyDiv w:val="1"/>
      <w:marLeft w:val="0"/>
      <w:marRight w:val="0"/>
      <w:marTop w:val="0"/>
      <w:marBottom w:val="0"/>
      <w:divBdr>
        <w:top w:val="none" w:sz="0" w:space="0" w:color="auto"/>
        <w:left w:val="none" w:sz="0" w:space="0" w:color="auto"/>
        <w:bottom w:val="none" w:sz="0" w:space="0" w:color="auto"/>
        <w:right w:val="none" w:sz="0" w:space="0" w:color="auto"/>
      </w:divBdr>
    </w:div>
    <w:div w:id="13033449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png"/><Relationship Id="rId9" Type="http://schemas.openxmlformats.org/officeDocument/2006/relationships/hyperlink" Target="http://www.hl7.org/legal/ippolicy.cfm?ref=nav"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www.ihtsdo.org/snomed-ct/get-snomed-ct"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penehr.org/releases/AM/latest/docs/ADL2/ADL2.html" TargetMode="External"/><Relationship Id="rId2" Type="http://schemas.openxmlformats.org/officeDocument/2006/relationships/hyperlink" Target="http://www.omg.org/spec/A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60</Pages>
  <Words>13928</Words>
  <Characters>79395</Characters>
  <Application>Microsoft Macintosh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Cognitive Medical Systems</Company>
  <LinksUpToDate>false</LinksUpToDate>
  <CharactersWithSpaces>93137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Claude Nanjo</cp:lastModifiedBy>
  <cp:revision>48</cp:revision>
  <dcterms:created xsi:type="dcterms:W3CDTF">2016-12-02T07:00:00Z</dcterms:created>
  <dcterms:modified xsi:type="dcterms:W3CDTF">2016-12-02T21:25:00Z</dcterms:modified>
</cp:coreProperties>
</file>